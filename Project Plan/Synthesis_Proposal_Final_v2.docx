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2281" w:rsidRDefault="00000000">
      <w:pPr>
        <w:spacing w:after="40"/>
      </w:pPr>
      <w:r>
        <w:rPr>
          <w:b/>
          <w:bCs/>
          <w:color w:val="2F5D8C"/>
          <w:sz w:val="18"/>
          <w:szCs w:val="18"/>
        </w:rPr>
        <w:t>COURSE PROJECT</w:t>
      </w:r>
    </w:p>
    <w:p w14:paraId="00000002" w14:textId="77777777" w:rsidR="00A02281" w:rsidRDefault="00000000">
      <w:pPr>
        <w:pBdr>
          <w:bottom w:val="single" w:sz="18" w:space="6" w:color="1B2A4A"/>
        </w:pBdr>
        <w:spacing w:after="60"/>
      </w:pPr>
      <w:r>
        <w:rPr>
          <w:b/>
          <w:bCs/>
          <w:color w:val="1B2A4A"/>
          <w:sz w:val="56"/>
          <w:szCs w:val="56"/>
        </w:rPr>
        <w:t>Project Proposal</w:t>
      </w:r>
    </w:p>
    <w:p w14:paraId="00000003" w14:textId="77777777" w:rsidR="00A02281" w:rsidRDefault="00000000">
      <w:pPr>
        <w:pStyle w:val="Heading1"/>
        <w:pBdr>
          <w:bottom w:val="single" w:sz="8" w:space="4" w:color="2F5D8C"/>
        </w:pBdr>
      </w:pPr>
      <w:r>
        <w:rPr>
          <w:color w:val="2F5D8C"/>
        </w:rPr>
        <w:t>1</w:t>
      </w:r>
      <w:r>
        <w:t xml:space="preserve">    Title &amp; Team</w:t>
      </w:r>
    </w:p>
    <w:p w14:paraId="00000004" w14:textId="77777777" w:rsidR="00A02281" w:rsidRDefault="00000000">
      <w:pPr>
        <w:spacing w:before="10" w:after="24"/>
      </w:pPr>
      <w:r>
        <w:rPr>
          <w:i/>
          <w:iCs/>
          <w:color w:val="6B7280"/>
          <w:sz w:val="19"/>
          <w:szCs w:val="19"/>
        </w:rPr>
        <w:t>Give the project a clear, specific name. List everyone on the team and how to reach them.</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7530"/>
      </w:tblGrid>
      <w:tr w:rsidR="00A02281" w14:paraId="698DC47F" w14:textId="77777777">
        <w:tc>
          <w:tcPr>
            <w:tcW w:w="183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05" w14:textId="77777777" w:rsidR="00A02281" w:rsidRDefault="00000000">
            <w:r>
              <w:rPr>
                <w:b/>
                <w:bCs/>
                <w:color w:val="1B2A4A"/>
                <w:sz w:val="19"/>
                <w:szCs w:val="19"/>
              </w:rPr>
              <w:t>Project Title</w:t>
            </w:r>
          </w:p>
        </w:tc>
        <w:tc>
          <w:tcPr>
            <w:tcW w:w="75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06" w14:textId="77777777" w:rsidR="00A02281" w:rsidRDefault="00000000">
            <w:r>
              <w:t>Synthesis: A Voice-Enabled, Retrieval-Grounded Interview-Prep Platform</w:t>
            </w:r>
          </w:p>
        </w:tc>
      </w:tr>
      <w:tr w:rsidR="00A02281" w14:paraId="7EB833B8" w14:textId="77777777">
        <w:tc>
          <w:tcPr>
            <w:tcW w:w="183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07" w14:textId="77777777" w:rsidR="00A02281" w:rsidRDefault="00000000">
            <w:r>
              <w:rPr>
                <w:b/>
                <w:bCs/>
                <w:color w:val="1B2A4A"/>
                <w:sz w:val="19"/>
                <w:szCs w:val="19"/>
              </w:rPr>
              <w:t>Team Name</w:t>
            </w:r>
          </w:p>
        </w:tc>
        <w:tc>
          <w:tcPr>
            <w:tcW w:w="75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08" w14:textId="77777777" w:rsidR="00A02281" w:rsidRDefault="00000000">
            <w:r>
              <w:t>Cynthése</w:t>
            </w:r>
          </w:p>
        </w:tc>
      </w:tr>
      <w:tr w:rsidR="00A02281" w14:paraId="7BA51625" w14:textId="77777777">
        <w:tc>
          <w:tcPr>
            <w:tcW w:w="183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09" w14:textId="77777777" w:rsidR="00A02281" w:rsidRDefault="00000000">
            <w:r>
              <w:rPr>
                <w:b/>
                <w:bCs/>
                <w:color w:val="1B2A4A"/>
                <w:sz w:val="19"/>
                <w:szCs w:val="19"/>
              </w:rPr>
              <w:t>Submission Date</w:t>
            </w:r>
          </w:p>
        </w:tc>
        <w:tc>
          <w:tcPr>
            <w:tcW w:w="75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0A" w14:textId="77777777" w:rsidR="00A02281" w:rsidRDefault="00000000">
            <w:r>
              <w:t>12 June 2026</w:t>
            </w:r>
          </w:p>
        </w:tc>
      </w:tr>
    </w:tbl>
    <w:p w14:paraId="0000000B" w14:textId="77777777" w:rsidR="00A02281" w:rsidRDefault="00A02281">
      <w:pPr>
        <w:spacing w:after="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960"/>
        <w:gridCol w:w="2600"/>
      </w:tblGrid>
      <w:tr w:rsidR="00A02281" w14:paraId="074F96D6" w14:textId="77777777">
        <w:trPr>
          <w:tblHeader/>
        </w:trPr>
        <w:tc>
          <w:tcPr>
            <w:tcW w:w="280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0C" w14:textId="77777777" w:rsidR="00A02281" w:rsidRDefault="00000000">
            <w:r>
              <w:rPr>
                <w:b/>
                <w:bCs/>
                <w:color w:val="FFFFFF"/>
                <w:sz w:val="18"/>
                <w:szCs w:val="18"/>
              </w:rPr>
              <w:t>Team Member</w:t>
            </w:r>
          </w:p>
        </w:tc>
        <w:tc>
          <w:tcPr>
            <w:tcW w:w="396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0D" w14:textId="77777777" w:rsidR="00A02281" w:rsidRDefault="00000000">
            <w:r>
              <w:rPr>
                <w:b/>
                <w:bCs/>
                <w:color w:val="FFFFFF"/>
                <w:sz w:val="18"/>
                <w:szCs w:val="18"/>
              </w:rPr>
              <w:t>Email</w:t>
            </w:r>
          </w:p>
        </w:tc>
        <w:tc>
          <w:tcPr>
            <w:tcW w:w="260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0E" w14:textId="77777777" w:rsidR="00A02281" w:rsidRDefault="00000000">
            <w:r>
              <w:rPr>
                <w:b/>
                <w:bCs/>
                <w:color w:val="FFFFFF"/>
                <w:sz w:val="18"/>
                <w:szCs w:val="18"/>
              </w:rPr>
              <w:t>Program / Year</w:t>
            </w:r>
          </w:p>
        </w:tc>
      </w:tr>
      <w:tr w:rsidR="00A02281" w14:paraId="135A39EE" w14:textId="77777777">
        <w:tc>
          <w:tcPr>
            <w:tcW w:w="28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0F" w14:textId="77777777" w:rsidR="00A02281" w:rsidRDefault="00000000">
            <w:r>
              <w:t>Feroz Khan</w:t>
            </w:r>
          </w:p>
        </w:tc>
        <w:tc>
          <w:tcPr>
            <w:tcW w:w="396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10" w14:textId="77777777" w:rsidR="00A02281" w:rsidRDefault="00000000">
            <w:r>
              <w:t>feroz.khan@mail.mcgill.ca</w:t>
            </w:r>
          </w:p>
        </w:tc>
        <w:tc>
          <w:tcPr>
            <w:tcW w:w="26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11" w14:textId="77777777" w:rsidR="00A02281" w:rsidRDefault="00000000">
            <w:r>
              <w:t>MMA 8</w:t>
            </w:r>
          </w:p>
        </w:tc>
      </w:tr>
      <w:tr w:rsidR="00A02281" w14:paraId="076D1D0E" w14:textId="77777777">
        <w:tc>
          <w:tcPr>
            <w:tcW w:w="280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2" w14:textId="77777777" w:rsidR="00A02281" w:rsidRDefault="00000000">
            <w:r>
              <w:t>Emmanuel Okerein</w:t>
            </w:r>
          </w:p>
        </w:tc>
        <w:tc>
          <w:tcPr>
            <w:tcW w:w="396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3" w14:textId="77777777" w:rsidR="00A02281" w:rsidRDefault="00000000">
            <w:r>
              <w:t>emmanuel.okerein@mail.mcgill.ca</w:t>
            </w:r>
          </w:p>
        </w:tc>
        <w:tc>
          <w:tcPr>
            <w:tcW w:w="260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4" w14:textId="77777777" w:rsidR="00A02281" w:rsidRDefault="00000000">
            <w:r>
              <w:t>MMA 8</w:t>
            </w:r>
          </w:p>
        </w:tc>
      </w:tr>
      <w:tr w:rsidR="00A02281" w14:paraId="00006168" w14:textId="77777777">
        <w:tc>
          <w:tcPr>
            <w:tcW w:w="28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15" w14:textId="77777777" w:rsidR="00A02281" w:rsidRDefault="00000000">
            <w:r>
              <w:t>Rui Zhao</w:t>
            </w:r>
          </w:p>
        </w:tc>
        <w:tc>
          <w:tcPr>
            <w:tcW w:w="396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16" w14:textId="77777777" w:rsidR="00A02281" w:rsidRDefault="00000000">
            <w:r>
              <w:t>rui.zhao8@mail.mcgill.ca</w:t>
            </w:r>
          </w:p>
        </w:tc>
        <w:tc>
          <w:tcPr>
            <w:tcW w:w="26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17" w14:textId="77777777" w:rsidR="00A02281" w:rsidRDefault="00000000">
            <w:r>
              <w:t>MMA 8</w:t>
            </w:r>
          </w:p>
        </w:tc>
      </w:tr>
      <w:tr w:rsidR="00A02281" w14:paraId="29A5728D" w14:textId="77777777">
        <w:tc>
          <w:tcPr>
            <w:tcW w:w="280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8" w14:textId="77777777" w:rsidR="00A02281" w:rsidRDefault="00000000">
            <w:r>
              <w:t>Ibukunoluwa Adeleye</w:t>
            </w:r>
          </w:p>
        </w:tc>
        <w:tc>
          <w:tcPr>
            <w:tcW w:w="396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9" w14:textId="77777777" w:rsidR="00A02281" w:rsidRDefault="00000000">
            <w:r>
              <w:t>ibukunoluwa.adeleye@mcgill.ca</w:t>
            </w:r>
          </w:p>
        </w:tc>
        <w:tc>
          <w:tcPr>
            <w:tcW w:w="260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1A" w14:textId="77777777" w:rsidR="00A02281" w:rsidRDefault="00000000">
            <w:r>
              <w:t>MMA 8</w:t>
            </w:r>
          </w:p>
        </w:tc>
      </w:tr>
    </w:tbl>
    <w:p w14:paraId="0000001B" w14:textId="77777777" w:rsidR="00A02281" w:rsidRDefault="00000000">
      <w:pPr>
        <w:pStyle w:val="Heading1"/>
        <w:pBdr>
          <w:bottom w:val="single" w:sz="8" w:space="4" w:color="2F5D8C"/>
        </w:pBdr>
      </w:pPr>
      <w:r>
        <w:rPr>
          <w:color w:val="2F5D8C"/>
        </w:rPr>
        <w:t>2</w:t>
      </w:r>
      <w:r>
        <w:t xml:space="preserve">    Executive Summary</w:t>
      </w:r>
    </w:p>
    <w:p w14:paraId="0000001C" w14:textId="77777777" w:rsidR="00A02281" w:rsidRDefault="00000000">
      <w:pPr>
        <w:spacing w:before="10" w:after="24"/>
      </w:pPr>
      <w:r>
        <w:rPr>
          <w:i/>
          <w:iCs/>
          <w:color w:val="6B7280"/>
          <w:sz w:val="19"/>
          <w:szCs w:val="19"/>
        </w:rPr>
        <w:t>Half a page, written last. A reader who stops here should still grasp the whole project: what problem you tackle, what you will do, and what success looks like.</w:t>
      </w:r>
    </w:p>
    <w:p w14:paraId="0000001D" w14:textId="67B0CE58" w:rsidR="00A02281" w:rsidRDefault="00000000">
      <w:pPr>
        <w:numPr>
          <w:ilvl w:val="0"/>
          <w:numId w:val="1"/>
        </w:numPr>
        <w:pBdr>
          <w:top w:val="nil"/>
          <w:left w:val="nil"/>
          <w:bottom w:val="nil"/>
          <w:right w:val="nil"/>
          <w:between w:val="nil"/>
        </w:pBdr>
        <w:spacing w:before="4" w:after="4"/>
      </w:pPr>
      <w:r>
        <w:t>Synthesis is a voice-enabled platform that prepares a candidate for one specific job: it produces a measurable fit-to-field score between a resume and a posting, rehearses the behavioural round against the</w:t>
      </w:r>
      <w:ins w:id="0" w:author="Feroz Khan" w:date="2026-06-12T20:00:00Z" w16du:dateUtc="2026-06-13T00:00:00Z">
        <w:r w:rsidR="000B0B86">
          <w:t xml:space="preserve"> candidates </w:t>
        </w:r>
      </w:ins>
      <w:del w:id="1" w:author="Feroz Khan" w:date="2026-06-12T20:00:00Z" w16du:dateUtc="2026-06-13T00:00:00Z">
        <w:r w:rsidDel="000B0B86">
          <w:delText xml:space="preserve"> candidate’s own prepared</w:delText>
        </w:r>
      </w:del>
      <w:ins w:id="2" w:author="Feroz Khan" w:date="2026-06-12T20:00:00Z" w16du:dateUtc="2026-06-13T00:00:00Z">
        <w:r w:rsidR="000B0B86">
          <w:t xml:space="preserve">own </w:t>
        </w:r>
      </w:ins>
      <w:del w:id="3" w:author="Feroz Khan" w:date="2026-06-12T20:00:00Z" w16du:dateUtc="2026-06-13T00:00:00Z">
        <w:r w:rsidDel="000B0B86">
          <w:delText xml:space="preserve"> </w:delText>
        </w:r>
      </w:del>
      <w:r>
        <w:t>answers</w:t>
      </w:r>
      <w:ins w:id="4" w:author="Feroz Khan" w:date="2026-06-12T20:00:00Z" w16du:dateUtc="2026-06-13T00:00:00Z">
        <w:r w:rsidR="000B0B86">
          <w:t xml:space="preserve"> and standard behavioural questions</w:t>
        </w:r>
      </w:ins>
      <w:r>
        <w:t>, and runs adaptive, retrieval-grounded case interviews.</w:t>
      </w:r>
    </w:p>
    <w:p w14:paraId="0000001E" w14:textId="77777777" w:rsidR="00A02281" w:rsidRDefault="00000000">
      <w:pPr>
        <w:numPr>
          <w:ilvl w:val="0"/>
          <w:numId w:val="1"/>
        </w:numPr>
        <w:pBdr>
          <w:top w:val="nil"/>
          <w:left w:val="nil"/>
          <w:bottom w:val="nil"/>
          <w:right w:val="nil"/>
          <w:between w:val="nil"/>
        </w:pBdr>
        <w:spacing w:before="4" w:after="4"/>
      </w:pPr>
      <w:r>
        <w:t>It matters to every student and early-career applicant facing interviews. Case and behavioural prep today is expensive, generic, and gives no objective feedback; Synthesis makes it personal, on-demand, and grounded in real material — the candidate’s own resume and live job postings.</w:t>
      </w:r>
    </w:p>
    <w:p w14:paraId="0000001F" w14:textId="32D54581" w:rsidR="00A02281" w:rsidRDefault="00000000">
      <w:pPr>
        <w:numPr>
          <w:ilvl w:val="0"/>
          <w:numId w:val="1"/>
        </w:numPr>
        <w:pBdr>
          <w:top w:val="nil"/>
          <w:left w:val="nil"/>
          <w:bottom w:val="nil"/>
          <w:right w:val="nil"/>
          <w:between w:val="nil"/>
        </w:pBdr>
        <w:spacing w:before="4" w:after="4"/>
      </w:pPr>
      <w:r>
        <w:t xml:space="preserve">The outcome is a working three-module platform plus a measured result: a fit scorer validated on 2,484 labelled resumes across 24 job families, reported as </w:t>
      </w:r>
      <w:del w:id="5" w:author="Feroz Khan" w:date="2026-06-12T20:01:00Z" w16du:dateUtc="2026-06-13T00:01:00Z">
        <w:r w:rsidDel="000B0B86">
          <w:delText>top-1</w:delText>
        </w:r>
      </w:del>
      <w:ins w:id="6" w:author="Feroz Khan" w:date="2026-06-12T20:01:00Z" w16du:dateUtc="2026-06-13T00:01:00Z">
        <w:r w:rsidR="000B0B86">
          <w:t>top 1</w:t>
        </w:r>
      </w:ins>
      <w:r>
        <w:t xml:space="preserve"> and top</w:t>
      </w:r>
      <w:ins w:id="7" w:author="Feroz Khan" w:date="2026-06-12T20:01:00Z" w16du:dateUtc="2026-06-13T00:01:00Z">
        <w:r w:rsidR="000B0B86">
          <w:t xml:space="preserve"> </w:t>
        </w:r>
      </w:ins>
      <w:del w:id="8" w:author="Feroz Khan" w:date="2026-06-12T20:01:00Z" w16du:dateUtc="2026-06-13T00:01:00Z">
        <w:r w:rsidDel="000B0B86">
          <w:delText>-</w:delText>
        </w:r>
      </w:del>
      <w:r>
        <w:t>3 category</w:t>
      </w:r>
      <w:ins w:id="9" w:author="Feroz Khan" w:date="2026-06-12T20:01:00Z" w16du:dateUtc="2026-06-13T00:01:00Z">
        <w:r w:rsidR="000B0B86">
          <w:t xml:space="preserve"> </w:t>
        </w:r>
      </w:ins>
      <w:del w:id="10" w:author="Feroz Khan" w:date="2026-06-12T20:01:00Z" w16du:dateUtc="2026-06-13T00:01:00Z">
        <w:r w:rsidDel="000B0B86">
          <w:delText>-</w:delText>
        </w:r>
      </w:del>
      <w:r>
        <w:t>match accuracy with a confusion matrix and an embeddings-versus-structured ablation.</w:t>
      </w:r>
    </w:p>
    <w:p w14:paraId="00000020" w14:textId="77777777" w:rsidR="00A02281" w:rsidRDefault="00000000">
      <w:pPr>
        <w:pStyle w:val="Heading1"/>
        <w:pBdr>
          <w:bottom w:val="single" w:sz="8" w:space="4" w:color="2F5D8C"/>
        </w:pBdr>
      </w:pPr>
      <w:r>
        <w:rPr>
          <w:color w:val="2F5D8C"/>
        </w:rPr>
        <w:t>3</w:t>
      </w:r>
      <w:r>
        <w:t xml:space="preserve">    Problem Statement</w:t>
      </w:r>
    </w:p>
    <w:p w14:paraId="00000021" w14:textId="398CF435" w:rsidR="00A02281" w:rsidRDefault="00000000">
      <w:pPr>
        <w:spacing w:before="10" w:after="24"/>
      </w:pPr>
      <w:r>
        <w:rPr>
          <w:i/>
          <w:iCs/>
          <w:color w:val="6B7280"/>
          <w:sz w:val="19"/>
          <w:szCs w:val="19"/>
        </w:rPr>
        <w:t xml:space="preserve">Define the problem precisely. Anchor it in evidence rather than </w:t>
      </w:r>
      <w:del w:id="11" w:author="Feroz Khan" w:date="2026-06-12T20:01:00Z" w16du:dateUtc="2026-06-13T00:01:00Z">
        <w:r w:rsidDel="000B0B86">
          <w:rPr>
            <w:i/>
            <w:iCs/>
            <w:color w:val="6B7280"/>
            <w:sz w:val="19"/>
            <w:szCs w:val="19"/>
          </w:rPr>
          <w:delText>assumption, and</w:delText>
        </w:r>
      </w:del>
      <w:ins w:id="12" w:author="Feroz Khan" w:date="2026-06-12T20:01:00Z" w16du:dateUtc="2026-06-13T00:01:00Z">
        <w:r w:rsidR="000B0B86">
          <w:rPr>
            <w:i/>
            <w:iCs/>
            <w:color w:val="6B7280"/>
            <w:sz w:val="19"/>
            <w:szCs w:val="19"/>
          </w:rPr>
          <w:t>assumption and</w:t>
        </w:r>
      </w:ins>
      <w:r>
        <w:rPr>
          <w:i/>
          <w:iCs/>
          <w:color w:val="6B7280"/>
          <w:sz w:val="19"/>
          <w:szCs w:val="19"/>
        </w:rPr>
        <w:t xml:space="preserve"> make clear why it is worth solving now.</w:t>
      </w:r>
    </w:p>
    <w:p w14:paraId="00000022" w14:textId="0C1454C3" w:rsidR="00A02281" w:rsidRDefault="00000000">
      <w:pPr>
        <w:numPr>
          <w:ilvl w:val="0"/>
          <w:numId w:val="1"/>
        </w:numPr>
        <w:pBdr>
          <w:top w:val="nil"/>
          <w:left w:val="nil"/>
          <w:bottom w:val="nil"/>
          <w:right w:val="nil"/>
          <w:between w:val="nil"/>
        </w:pBdr>
        <w:spacing w:before="4" w:after="4"/>
      </w:pPr>
      <w:r>
        <w:t xml:space="preserve">Interview preparation — both case and behavioural — is hard to rehearse realistically and even harder to get objective feedback on. A candidate cannot easily tell whether they are a strong fit for a given role, nor whether their answers </w:t>
      </w:r>
      <w:del w:id="13" w:author="Feroz Khan" w:date="2026-06-12T20:01:00Z" w16du:dateUtc="2026-06-13T00:01:00Z">
        <w:r w:rsidDel="000B0B86">
          <w:delText>actually land</w:delText>
        </w:r>
      </w:del>
      <w:ins w:id="14" w:author="Feroz Khan" w:date="2026-06-12T20:01:00Z" w16du:dateUtc="2026-06-13T00:01:00Z">
        <w:r w:rsidR="000B0B86">
          <w:t>land</w:t>
        </w:r>
      </w:ins>
      <w:r>
        <w:t xml:space="preserve"> with an interviewer. The feedback loop that would make practice productive simply does not exist for most applicants.</w:t>
      </w:r>
    </w:p>
    <w:p w14:paraId="00000023" w14:textId="7D33BCFB" w:rsidR="00A02281" w:rsidRDefault="00000000">
      <w:pPr>
        <w:numPr>
          <w:ilvl w:val="0"/>
          <w:numId w:val="1"/>
        </w:numPr>
        <w:pBdr>
          <w:top w:val="nil"/>
          <w:left w:val="nil"/>
          <w:bottom w:val="nil"/>
          <w:right w:val="nil"/>
          <w:between w:val="nil"/>
        </w:pBdr>
        <w:spacing w:before="4" w:after="4"/>
      </w:pPr>
      <w:r>
        <w:t xml:space="preserve">Students and early-career applicants feel this most acutely. Weak preparation costs interviews, offers, and time, yet the tools available to them are generic, expensive, or give no measurable signal: paid mock-interview services are costly and inconsistent, and free resources cannot tell a candidate how their profile </w:t>
      </w:r>
      <w:del w:id="15" w:author="Feroz Khan" w:date="2026-06-12T20:02:00Z" w16du:dateUtc="2026-06-13T00:02:00Z">
        <w:r w:rsidDel="000B0B86">
          <w:delText>actually compares</w:delText>
        </w:r>
      </w:del>
      <w:ins w:id="16" w:author="Feroz Khan" w:date="2026-06-12T20:02:00Z" w16du:dateUtc="2026-06-13T00:02:00Z">
        <w:r w:rsidR="000B0B86">
          <w:t>compares</w:t>
        </w:r>
      </w:ins>
      <w:r>
        <w:t xml:space="preserve"> to the requirements of a specific posting.</w:t>
      </w:r>
    </w:p>
    <w:p w14:paraId="00000024" w14:textId="77777777" w:rsidR="00A02281" w:rsidRDefault="00000000">
      <w:pPr>
        <w:numPr>
          <w:ilvl w:val="0"/>
          <w:numId w:val="1"/>
        </w:numPr>
        <w:pBdr>
          <w:top w:val="nil"/>
          <w:left w:val="nil"/>
          <w:bottom w:val="nil"/>
          <w:right w:val="nil"/>
          <w:between w:val="nil"/>
        </w:pBdr>
        <w:spacing w:before="4" w:after="4"/>
      </w:pPr>
      <w:r>
        <w:t>The opportunity is concrete and measurable. A labelled corpus of 2,484 real resumes across 24 job families, a one-month snapshot of 123,849 live LinkedIn postings with their skills and salary side-tables, and O*NET 30.3 — the US Department of Labor’s taxonomy of 1,016 occupations — together let us demonstrate that fit-to-field can be scored objectively. The resume labels give us ground truth: we can verify whether a resume scores highest against postings from its own field, something current prep tools do not even attempt.</w:t>
      </w:r>
    </w:p>
    <w:p w14:paraId="4B2865AA" w14:textId="77777777" w:rsidR="00A02281" w:rsidRDefault="00000000">
      <w:pPr>
        <w:numPr>
          <w:ilvl w:val="0"/>
          <w:numId w:val="1"/>
        </w:numPr>
        <w:pBdr>
          <w:top w:val="nil"/>
          <w:left w:val="nil"/>
          <w:bottom w:val="nil"/>
          <w:right w:val="nil"/>
          <w:between w:val="nil"/>
        </w:pBdr>
        <w:spacing w:before="4" w:after="4"/>
      </w:pPr>
      <w:r>
        <w:t>Why now: LLMs have made reliable structured extraction from messy resumes and job descriptions practical for the first time, and all three datasets are public and already in hand — the pieces to build and validate an objective fit signal are available today.</w:t>
      </w:r>
    </w:p>
    <w:p w14:paraId="00000025" w14:textId="77777777" w:rsidR="00A02281" w:rsidRDefault="00000000">
      <w:pPr>
        <w:pStyle w:val="Heading1"/>
        <w:pBdr>
          <w:bottom w:val="single" w:sz="8" w:space="4" w:color="2F5D8C"/>
        </w:pBdr>
      </w:pPr>
      <w:r>
        <w:rPr>
          <w:color w:val="2F5D8C"/>
        </w:rPr>
        <w:lastRenderedPageBreak/>
        <w:t>4</w:t>
      </w:r>
      <w:r>
        <w:t xml:space="preserve">    Objectives &amp; Scope</w:t>
      </w:r>
    </w:p>
    <w:p w14:paraId="00000026" w14:textId="77777777" w:rsidR="00A02281" w:rsidRDefault="00000000">
      <w:pPr>
        <w:spacing w:before="10" w:after="24"/>
      </w:pPr>
      <w:r>
        <w:rPr>
          <w:i/>
          <w:iCs/>
          <w:color w:val="6B7280"/>
          <w:sz w:val="19"/>
          <w:szCs w:val="19"/>
        </w:rPr>
        <w:t>State the concrete objectives, then draw the boundary. Being explicit about what is out of scope is as important as what is in.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7845"/>
      </w:tblGrid>
      <w:tr w:rsidR="00A02281" w14:paraId="565CEDC4" w14:textId="77777777">
        <w:tc>
          <w:tcPr>
            <w:tcW w:w="151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27" w14:textId="77777777" w:rsidR="00A02281" w:rsidRDefault="00000000">
            <w:r>
              <w:rPr>
                <w:b/>
                <w:bCs/>
                <w:color w:val="1B2A4A"/>
                <w:sz w:val="19"/>
                <w:szCs w:val="19"/>
              </w:rPr>
              <w:t>Objectives</w:t>
            </w:r>
          </w:p>
        </w:tc>
        <w:tc>
          <w:tcPr>
            <w:tcW w:w="78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28" w14:textId="77777777" w:rsidR="00A02281" w:rsidRDefault="00000000">
            <w:r>
              <w:t>Build and deploy a working interview-prep platform with three modules — a resume-to-JD fit analyzer, a behavioural simulator, and a case simulator — usable end-to-end by the July 30 demo.</w:t>
            </w:r>
          </w:p>
          <w:p w14:paraId="00000029" w14:textId="77777777" w:rsidR="00A02281" w:rsidRDefault="00000000">
            <w:r>
              <w:t>Engineer a document parser robust to messy real-world resumes and job descriptions, returning valid structured output on at least 95% of a held-out test sample.</w:t>
            </w:r>
          </w:p>
          <w:p w14:paraId="0000002A" w14:textId="77777777" w:rsidR="00A02281" w:rsidRDefault="00000000">
            <w:r>
              <w:t>Validate the fit scorer on the 2,484-resume labelled corpus, achieving top-1 category-match accuracy of 70% or higher (top-3 of 90% or higher), reported with a confusion matrix.</w:t>
            </w:r>
          </w:p>
          <w:p w14:paraId="67D0F53C" w14:textId="77777777" w:rsidR="00A02281" w:rsidRDefault="00000000">
            <w:r>
              <w:t>Ground every interview question and fit judgement in retrieved evidence from O*NET and live postings, scored against a fixed rubric rather than free-form model opinion.</w:t>
            </w:r>
          </w:p>
        </w:tc>
      </w:tr>
      <w:tr w:rsidR="00A02281" w14:paraId="461A526B" w14:textId="77777777">
        <w:tc>
          <w:tcPr>
            <w:tcW w:w="151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2B" w14:textId="77777777" w:rsidR="00A02281" w:rsidRDefault="00000000">
            <w:r>
              <w:rPr>
                <w:b/>
                <w:bCs/>
                <w:color w:val="1B2A4A"/>
                <w:sz w:val="19"/>
                <w:szCs w:val="19"/>
              </w:rPr>
              <w:t>In Scope</w:t>
            </w:r>
          </w:p>
        </w:tc>
        <w:tc>
          <w:tcPr>
            <w:tcW w:w="78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2C" w14:textId="4128A4C2" w:rsidR="00A02281" w:rsidRDefault="00000000">
            <w:r>
              <w:t>The fit analyzer with a validated, interpretable score; the case and behavioural simulators in text, with browser-based voice</w:t>
            </w:r>
            <w:ins w:id="17" w:author="Feroz Khan" w:date="2026-06-12T20:22:00Z" w16du:dateUtc="2026-06-13T00:22:00Z">
              <w:r w:rsidR="00C13AE7">
                <w:t xml:space="preserve"> or text</w:t>
              </w:r>
            </w:ins>
            <w:r>
              <w:t xml:space="preserve"> on the behavioural module; a retrieval (RAG) layer over O*NET and the postings corpus with an offline ingestion pipeline; and structured, evidence-backed scoring.</w:t>
            </w:r>
          </w:p>
        </w:tc>
      </w:tr>
      <w:tr w:rsidR="00A02281" w14:paraId="7AD8A105" w14:textId="77777777">
        <w:tc>
          <w:tcPr>
            <w:tcW w:w="151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2D" w14:textId="77777777" w:rsidR="00A02281" w:rsidRDefault="00000000">
            <w:r>
              <w:rPr>
                <w:b/>
                <w:bCs/>
                <w:color w:val="1B2A4A"/>
                <w:sz w:val="19"/>
                <w:szCs w:val="19"/>
              </w:rPr>
              <w:t>Out of Scope</w:t>
            </w:r>
          </w:p>
        </w:tc>
        <w:tc>
          <w:tcPr>
            <w:tcW w:w="78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2E" w14:textId="77777777" w:rsidR="00A02281" w:rsidRDefault="00000000">
            <w:r>
              <w:t>A native mobile app; multi-tenant production hardening; training or fine-tuning our own models; and real-time speech-to-speech voice. We deliberately rely on hosted LLMs and pre-trained embeddings rather than training from scratch, to keep the seven-week scope achievable.</w:t>
            </w:r>
          </w:p>
        </w:tc>
      </w:tr>
    </w:tbl>
    <w:p w14:paraId="0000002F" w14:textId="77777777" w:rsidR="00A02281" w:rsidRDefault="00000000">
      <w:pPr>
        <w:pStyle w:val="Heading1"/>
        <w:pBdr>
          <w:bottom w:val="single" w:sz="8" w:space="4" w:color="2F5D8C"/>
        </w:pBdr>
      </w:pPr>
      <w:r>
        <w:rPr>
          <w:color w:val="2F5D8C"/>
        </w:rPr>
        <w:t>5</w:t>
      </w:r>
      <w:r>
        <w:t xml:space="preserve">    Data Sources</w:t>
      </w:r>
    </w:p>
    <w:p w14:paraId="00000030" w14:textId="77777777" w:rsidR="00A02281" w:rsidRDefault="00000000">
      <w:pPr>
        <w:spacing w:before="10" w:after="24"/>
      </w:pPr>
      <w:r>
        <w:rPr>
          <w:i/>
          <w:iCs/>
          <w:color w:val="6B7280"/>
          <w:sz w:val="19"/>
          <w:szCs w:val="19"/>
        </w:rPr>
        <w:t>List every dataset or source you intend to use. Note where it comes from, its format, and whether access is already secured.</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5"/>
        <w:gridCol w:w="2190"/>
        <w:gridCol w:w="2085"/>
        <w:gridCol w:w="3000"/>
      </w:tblGrid>
      <w:tr w:rsidR="00A02281" w14:paraId="63A627F6" w14:textId="77777777">
        <w:trPr>
          <w:tblHeader/>
        </w:trPr>
        <w:tc>
          <w:tcPr>
            <w:tcW w:w="208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31" w14:textId="77777777" w:rsidR="00A02281" w:rsidRDefault="00000000">
            <w:r>
              <w:rPr>
                <w:b/>
                <w:bCs/>
                <w:color w:val="FFFFFF"/>
                <w:sz w:val="18"/>
                <w:szCs w:val="18"/>
              </w:rPr>
              <w:t>Source</w:t>
            </w:r>
          </w:p>
        </w:tc>
        <w:tc>
          <w:tcPr>
            <w:tcW w:w="219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32" w14:textId="77777777" w:rsidR="00A02281" w:rsidRDefault="00000000">
            <w:r>
              <w:rPr>
                <w:b/>
                <w:bCs/>
                <w:color w:val="FFFFFF"/>
                <w:sz w:val="18"/>
                <w:szCs w:val="18"/>
              </w:rPr>
              <w:t>Type / Format</w:t>
            </w:r>
          </w:p>
        </w:tc>
        <w:tc>
          <w:tcPr>
            <w:tcW w:w="208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33" w14:textId="77777777" w:rsidR="00A02281" w:rsidRDefault="00000000">
            <w:r>
              <w:rPr>
                <w:b/>
                <w:bCs/>
                <w:color w:val="FFFFFF"/>
                <w:sz w:val="18"/>
                <w:szCs w:val="18"/>
              </w:rPr>
              <w:t>Access &amp; Availability</w:t>
            </w:r>
          </w:p>
        </w:tc>
        <w:tc>
          <w:tcPr>
            <w:tcW w:w="300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34" w14:textId="77777777" w:rsidR="00A02281" w:rsidRDefault="00000000">
            <w:r>
              <w:rPr>
                <w:b/>
                <w:bCs/>
                <w:color w:val="FFFFFF"/>
                <w:sz w:val="18"/>
                <w:szCs w:val="18"/>
              </w:rPr>
              <w:t>Notes</w:t>
            </w:r>
          </w:p>
        </w:tc>
      </w:tr>
      <w:tr w:rsidR="00A02281" w14:paraId="62D7EB85" w14:textId="77777777">
        <w:tc>
          <w:tcPr>
            <w:tcW w:w="20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5" w14:textId="77777777" w:rsidR="00A02281" w:rsidRDefault="00000000">
            <w:r>
              <w:t>Resume Dataset (Kaggle, snehaanbhawal)</w:t>
            </w:r>
          </w:p>
          <w:p w14:paraId="7857FED3" w14:textId="77777777" w:rsidR="00A02281" w:rsidRDefault="00000000">
            <w:pPr>
              <w:spacing w:before="20"/>
            </w:pPr>
            <w:r>
              <w:rPr>
                <w:color w:val="2F5D8C"/>
                <w:sz w:val="15"/>
                <w:szCs w:val="15"/>
              </w:rPr>
              <w:t>kaggle.com/datasets/snehaanbhawal/resume-dataset</w:t>
            </w:r>
          </w:p>
        </w:tc>
        <w:tc>
          <w:tcPr>
            <w:tcW w:w="219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6" w14:textId="77777777" w:rsidR="00A02281" w:rsidRDefault="00000000">
            <w:r>
              <w:t>CSV (text, HTML, PDF)</w:t>
            </w:r>
          </w:p>
        </w:tc>
        <w:tc>
          <w:tcPr>
            <w:tcW w:w="20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7" w14:textId="77777777" w:rsidR="00A02281" w:rsidRDefault="00000000">
            <w:r>
              <w:t>Public — have it</w:t>
            </w:r>
          </w:p>
        </w:tc>
        <w:tc>
          <w:tcPr>
            <w:tcW w:w="30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8" w14:textId="77777777" w:rsidR="00A02281" w:rsidRDefault="00000000">
            <w:r w:rsidRPr="000B0B86">
              <w:rPr>
                <w:sz w:val="18"/>
                <w:szCs w:val="18"/>
                <w:rPrChange w:id="18" w:author="Feroz Khan" w:date="2026-06-12T20:04:00Z" w16du:dateUtc="2026-06-13T00:04:00Z">
                  <w:rPr/>
                </w:rPrChange>
              </w:rPr>
              <w:t>2,484 resumes, 4 cols, 0 missing; key fields Resume_str, Resume_html, Category (24 families). Quality: clean (3 rows to drop); leakage traps measured — ‘Company Name’ 100%, ALL-CAPS title 99.5% — both stripped</w:t>
            </w:r>
            <w:r>
              <w:t>.</w:t>
            </w:r>
          </w:p>
        </w:tc>
      </w:tr>
      <w:tr w:rsidR="00A02281" w14:paraId="322CBC18" w14:textId="77777777">
        <w:tc>
          <w:tcPr>
            <w:tcW w:w="208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39" w14:textId="77777777" w:rsidR="00A02281" w:rsidRDefault="00000000">
            <w:r>
              <w:t>LinkedIn Job Postings 2023-24 (Kaggle, arshkon)</w:t>
            </w:r>
          </w:p>
          <w:p w14:paraId="10734BB9" w14:textId="77777777" w:rsidR="00A02281" w:rsidRDefault="00000000">
            <w:pPr>
              <w:spacing w:before="20"/>
            </w:pPr>
            <w:r>
              <w:rPr>
                <w:color w:val="2F5D8C"/>
                <w:sz w:val="15"/>
                <w:szCs w:val="15"/>
              </w:rPr>
              <w:t>kaggle.com/datasets/arshkon/linkedin-job-postings</w:t>
            </w:r>
          </w:p>
        </w:tc>
        <w:tc>
          <w:tcPr>
            <w:tcW w:w="219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3A" w14:textId="77777777" w:rsidR="00A02281" w:rsidRDefault="00000000">
            <w:r>
              <w:t>CSV (linked tables)</w:t>
            </w:r>
          </w:p>
        </w:tc>
        <w:tc>
          <w:tcPr>
            <w:tcW w:w="208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3B" w14:textId="77777777" w:rsidR="00A02281" w:rsidRDefault="00000000">
            <w:r>
              <w:t>Public — have it</w:t>
            </w:r>
          </w:p>
        </w:tc>
        <w:tc>
          <w:tcPr>
            <w:tcW w:w="300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3C" w14:textId="77777777" w:rsidR="00A02281" w:rsidRDefault="00000000">
            <w:r w:rsidRPr="000B0B86">
              <w:rPr>
                <w:sz w:val="18"/>
                <w:szCs w:val="18"/>
                <w:rPrChange w:id="19" w:author="Feroz Khan" w:date="2026-06-12T20:04:00Z" w16du:dateUtc="2026-06-13T00:04:00Z">
                  <w:rPr/>
                </w:rPrChange>
              </w:rPr>
              <w:t>123,849 postings, 11 linked files; key fields title, description, location (near-complete), skill tags (98.6%). Quality: ~71% lack salary; single 4-week scrape (cross-sectional); 15.3% reposts to drop; cite, don’t redistribute.</w:t>
            </w:r>
          </w:p>
        </w:tc>
      </w:tr>
      <w:tr w:rsidR="00A02281" w14:paraId="0E752256" w14:textId="77777777">
        <w:tc>
          <w:tcPr>
            <w:tcW w:w="20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D" w14:textId="77777777" w:rsidR="00A02281" w:rsidRDefault="00000000">
            <w:sdt>
              <w:sdtPr>
                <w:tag w:val="goog_rdk_0"/>
                <w:id w:val="-514088712"/>
              </w:sdtPr>
              <w:sdtContent>
                <w:commentRangeStart w:id="20"/>
              </w:sdtContent>
            </w:sdt>
            <w:r>
              <w:t>O*NET (US Dept. of Labor)</w:t>
            </w:r>
          </w:p>
          <w:p w14:paraId="7938ADEC" w14:textId="77777777" w:rsidR="00A02281" w:rsidRDefault="00000000">
            <w:pPr>
              <w:spacing w:before="20"/>
            </w:pPr>
            <w:r>
              <w:rPr>
                <w:color w:val="2F5D8C"/>
                <w:sz w:val="15"/>
                <w:szCs w:val="15"/>
              </w:rPr>
              <w:t>onetcenter.org/database.html</w:t>
            </w:r>
          </w:p>
        </w:tc>
        <w:tc>
          <w:tcPr>
            <w:tcW w:w="219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E" w14:textId="77777777" w:rsidR="00A02281" w:rsidRDefault="00000000">
            <w:r>
              <w:t>Database / CSV</w:t>
            </w:r>
          </w:p>
        </w:tc>
        <w:tc>
          <w:tcPr>
            <w:tcW w:w="20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3F" w14:textId="77777777" w:rsidR="00A02281" w:rsidRDefault="00000000">
            <w:r>
              <w:t>Public — have it</w:t>
            </w:r>
          </w:p>
        </w:tc>
        <w:tc>
          <w:tcPr>
            <w:tcW w:w="300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40" w14:textId="77777777" w:rsidR="00A02281" w:rsidRDefault="00000000">
            <w:r w:rsidRPr="000B0B86">
              <w:rPr>
                <w:sz w:val="18"/>
                <w:szCs w:val="18"/>
                <w:rPrChange w:id="21" w:author="Feroz Khan" w:date="2026-06-12T20:04:00Z" w16du:dateUtc="2026-06-13T00:04:00Z">
                  <w:rPr/>
                </w:rPrChange>
              </w:rPr>
              <w:t>Release 30.3; 1,016 occupations (894 with Essential Skills), 45 files. Key fields Essential Skills (IM/LV scales), Tasks, Software Skills. Quality: cleanly licensed; drop Suppress/Not-Relevant rows (Knowledge 8.3%, others &lt;2%).</w:t>
            </w:r>
          </w:p>
        </w:tc>
      </w:tr>
    </w:tbl>
    <w:commentRangeEnd w:id="20"/>
    <w:p w14:paraId="00000041" w14:textId="77777777" w:rsidR="00A02281" w:rsidRDefault="00000000">
      <w:pPr>
        <w:pStyle w:val="Heading1"/>
        <w:pBdr>
          <w:bottom w:val="single" w:sz="8" w:space="4" w:color="2F5D8C"/>
        </w:pBdr>
      </w:pPr>
      <w:r>
        <w:rPr>
          <w:rStyle w:val="CommentReference"/>
          <w:color w:val="2F5D8C"/>
          <w:sz w:val="28"/>
          <w:szCs w:val="28"/>
        </w:rPr>
        <w:commentReference w:id="20"/>
      </w:r>
      <w:r>
        <w:rPr>
          <w:color w:val="2F5D8C"/>
        </w:rPr>
        <w:t>6</w:t>
      </w:r>
      <w:r>
        <w:t xml:space="preserve">    Methodology</w:t>
      </w:r>
    </w:p>
    <w:p w14:paraId="00000042" w14:textId="77777777" w:rsidR="00A02281" w:rsidRDefault="00000000">
      <w:pPr>
        <w:spacing w:before="10" w:after="24"/>
      </w:pPr>
      <w:r>
        <w:rPr>
          <w:i/>
          <w:iCs/>
          <w:color w:val="6B7280"/>
          <w:sz w:val="19"/>
          <w:szCs w:val="19"/>
        </w:rPr>
        <w:t>Explain how you will get from data to results. Be concrete about methods, tools, and the logic that connects them to your objectives.</w:t>
      </w:r>
    </w:p>
    <w:p w14:paraId="00000043" w14:textId="77777777" w:rsidR="00A02281" w:rsidRDefault="00000000">
      <w:pPr>
        <w:numPr>
          <w:ilvl w:val="0"/>
          <w:numId w:val="1"/>
        </w:numPr>
        <w:pBdr>
          <w:top w:val="nil"/>
          <w:left w:val="nil"/>
          <w:bottom w:val="nil"/>
          <w:right w:val="nil"/>
          <w:between w:val="nil"/>
        </w:pBdr>
        <w:spacing w:before="4" w:after="4"/>
      </w:pPr>
      <w:r>
        <w:t xml:space="preserve">An LLM-driven extraction-and-matching pipeline, with no model training in production. Each job description and resume is parsed into structured requirements and evidence, </w:t>
      </w:r>
      <w:sdt>
        <w:sdtPr>
          <w:tag w:val="goog_rdk_1"/>
          <w:id w:val="65174675"/>
        </w:sdtPr>
        <w:sdtContent>
          <w:commentRangeStart w:id="22"/>
        </w:sdtContent>
      </w:sdt>
      <w:r>
        <w:t xml:space="preserve">grounded in the </w:t>
      </w:r>
      <w:r>
        <w:lastRenderedPageBreak/>
        <w:t xml:space="preserve">O*NET taxonomy of 1,016 occupations; </w:t>
      </w:r>
      <w:commentRangeEnd w:id="22"/>
      <w:r>
        <w:rPr>
          <w:rStyle w:val="CommentReference"/>
          <w:sz w:val="22"/>
          <w:szCs w:val="22"/>
        </w:rPr>
        <w:commentReference w:id="22"/>
      </w:r>
      <w:r>
        <w:t>requirements are then matched one by one using semantic embeddings plus deterministic rules, and aggregated into a single interpretable fit score with the supporting evidence attached. We choose extraction-plus-matching over an end-to-end classifier precisely because it is auditable: every point in the score traces back to a specific requirement and a specific line of the resume.</w:t>
      </w:r>
    </w:p>
    <w:p w14:paraId="00000044" w14:textId="77777777" w:rsidR="00A02281" w:rsidRDefault="00000000">
      <w:pPr>
        <w:numPr>
          <w:ilvl w:val="0"/>
          <w:numId w:val="1"/>
        </w:numPr>
        <w:pBdr>
          <w:top w:val="nil"/>
          <w:left w:val="nil"/>
          <w:bottom w:val="nil"/>
          <w:right w:val="nil"/>
          <w:between w:val="nil"/>
        </w:pBdr>
        <w:spacing w:before="4" w:after="4"/>
      </w:pPr>
      <w:r>
        <w:t>The interview agents run as a finite-state machine with retrieval-grounded questioning and rubric-based scoring, so questions adapt to the candidate while staying anchored to retrieved exemplars rather than improvised by the model. Tools: Next.js on Vercel; Supabase (Postgres + pgvector) for storage and vector search; local sentence-transformer embeddings; the Anthropic Claude API (Haiku for high-volume calls, Sonnet for the demo); n8n for offline ingestion; and the browser Web Speech API for voice.</w:t>
      </w:r>
    </w:p>
    <w:p w14:paraId="2E38A687" w14:textId="77777777" w:rsidR="00A02281" w:rsidRDefault="00000000">
      <w:pPr>
        <w:numPr>
          <w:ilvl w:val="0"/>
          <w:numId w:val="1"/>
        </w:numPr>
        <w:pBdr>
          <w:top w:val="nil"/>
          <w:left w:val="nil"/>
          <w:bottom w:val="nil"/>
          <w:right w:val="nil"/>
          <w:between w:val="nil"/>
        </w:pBdr>
        <w:spacing w:before="4" w:after="4"/>
      </w:pPr>
      <w:r>
        <w:t>Data preparation follows the EDA: drop the three under-populated resume categories and three corrupt rows, normalize full-width dashes, and strip the ALL-CAPS title line so the model cannot read the answer off the first line; on the postings side, de-duplicate the 15.3% reposts and annualize salaries before comparison.</w:t>
      </w:r>
    </w:p>
    <w:p w14:paraId="00000045" w14:textId="77777777" w:rsidR="00A02281" w:rsidRDefault="00000000">
      <w:pPr>
        <w:numPr>
          <w:ilvl w:val="0"/>
          <w:numId w:val="1"/>
        </w:numPr>
        <w:pBdr>
          <w:top w:val="nil"/>
          <w:left w:val="nil"/>
          <w:bottom w:val="nil"/>
          <w:right w:val="nil"/>
          <w:between w:val="nil"/>
        </w:pBdr>
        <w:spacing w:before="4" w:after="4"/>
      </w:pPr>
      <w:r>
        <w:t>Validation leans on the labels we already have. Because every resume is tagged with its true job family, we test whether it scores highest against postings from its own field, reporting top-1 and top-3 accuracy, a full confusion matrix, and an ablation that isolates the contribution of embeddings versus structured rules. This turns an otherwise subjective “good fit” claim into a number we can defend.</w:t>
      </w:r>
    </w:p>
    <w:p w14:paraId="00000046" w14:textId="77777777" w:rsidR="00A02281" w:rsidRDefault="00000000">
      <w:pPr>
        <w:pStyle w:val="Heading1"/>
        <w:pBdr>
          <w:bottom w:val="single" w:sz="8" w:space="4" w:color="2F5D8C"/>
        </w:pBdr>
      </w:pPr>
      <w:r>
        <w:rPr>
          <w:color w:val="2F5D8C"/>
        </w:rPr>
        <w:t>7</w:t>
      </w:r>
      <w:r>
        <w:t xml:space="preserve">    Deliverables</w:t>
      </w:r>
    </w:p>
    <w:p w14:paraId="00000047" w14:textId="77777777" w:rsidR="00A02281" w:rsidRDefault="00000000">
      <w:pPr>
        <w:spacing w:before="10" w:after="24"/>
      </w:pPr>
      <w:r>
        <w:rPr>
          <w:i/>
          <w:iCs/>
          <w:color w:val="6B7280"/>
          <w:sz w:val="19"/>
          <w:szCs w:val="19"/>
        </w:rPr>
        <w:t>Name the tangible outputs the project will produce, and the form each will take.</w:t>
      </w:r>
    </w:p>
    <w:tbl>
      <w:tblPr>
        <w:tblStyle w:val="a3"/>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040"/>
        <w:gridCol w:w="4620"/>
        <w:gridCol w:w="1965"/>
      </w:tblGrid>
      <w:tr w:rsidR="00A02281" w14:paraId="4E595E3C" w14:textId="77777777">
        <w:trPr>
          <w:tblHeader/>
        </w:trPr>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48" w14:textId="77777777" w:rsidR="00A02281" w:rsidRDefault="00000000">
            <w:r>
              <w:rPr>
                <w:b/>
                <w:bCs/>
                <w:color w:val="FFFFFF"/>
                <w:sz w:val="18"/>
                <w:szCs w:val="18"/>
              </w:rPr>
              <w:t>#</w:t>
            </w:r>
          </w:p>
        </w:tc>
        <w:tc>
          <w:tcPr>
            <w:tcW w:w="204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49" w14:textId="77777777" w:rsidR="00A02281" w:rsidRDefault="00000000">
            <w:r>
              <w:rPr>
                <w:b/>
                <w:bCs/>
                <w:color w:val="FFFFFF"/>
                <w:sz w:val="18"/>
                <w:szCs w:val="18"/>
              </w:rPr>
              <w:t>Deliverable</w:t>
            </w:r>
          </w:p>
        </w:tc>
        <w:tc>
          <w:tcPr>
            <w:tcW w:w="46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4A" w14:textId="77777777" w:rsidR="00A02281" w:rsidRDefault="00000000">
            <w:r>
              <w:rPr>
                <w:b/>
                <w:bCs/>
                <w:color w:val="FFFFFF"/>
                <w:sz w:val="18"/>
                <w:szCs w:val="18"/>
              </w:rPr>
              <w:t>Description</w:t>
            </w:r>
          </w:p>
        </w:tc>
        <w:tc>
          <w:tcPr>
            <w:tcW w:w="196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4B" w14:textId="77777777" w:rsidR="00A02281" w:rsidRDefault="00000000">
            <w:r>
              <w:rPr>
                <w:b/>
                <w:bCs/>
                <w:color w:val="FFFFFF"/>
                <w:sz w:val="18"/>
                <w:szCs w:val="18"/>
              </w:rPr>
              <w:t>Format</w:t>
            </w:r>
          </w:p>
        </w:tc>
      </w:tr>
      <w:tr w:rsidR="00A02281" w14:paraId="558111CA" w14:textId="77777777">
        <w:tc>
          <w:tcPr>
            <w:tcW w:w="720" w:type="dxa"/>
            <w:tcBorders>
              <w:top w:val="single" w:sz="4" w:space="0" w:color="C9D4E2"/>
              <w:left w:val="single" w:sz="4" w:space="0" w:color="C9D4E2"/>
              <w:bottom w:val="single" w:sz="4" w:space="0" w:color="C9D4E2"/>
              <w:right w:val="single" w:sz="4" w:space="0" w:color="C9D4E2"/>
            </w:tcBorders>
            <w:tcMar>
              <w:top w:w="46" w:type="dxa"/>
              <w:left w:w="130" w:type="dxa"/>
              <w:bottom w:w="46" w:type="dxa"/>
              <w:right w:w="130" w:type="dxa"/>
            </w:tcMar>
            <w:vAlign w:val="center"/>
          </w:tcPr>
          <w:p w14:paraId="0000004C" w14:textId="77777777" w:rsidR="00A02281" w:rsidRDefault="00000000">
            <w:pPr>
              <w:jc w:val="center"/>
            </w:pPr>
            <w:r>
              <w:rPr>
                <w:sz w:val="19"/>
                <w:szCs w:val="19"/>
              </w:rPr>
              <w:t>1</w:t>
            </w:r>
          </w:p>
        </w:tc>
        <w:tc>
          <w:tcPr>
            <w:tcW w:w="2040" w:type="dxa"/>
            <w:tcBorders>
              <w:top w:val="single" w:sz="4" w:space="0" w:color="C9D4E2"/>
              <w:left w:val="single" w:sz="4" w:space="0" w:color="C9D4E2"/>
              <w:bottom w:val="single" w:sz="4" w:space="0" w:color="C9D4E2"/>
              <w:right w:val="single" w:sz="4" w:space="0" w:color="C9D4E2"/>
            </w:tcBorders>
            <w:tcMar>
              <w:top w:w="46" w:type="dxa"/>
              <w:left w:w="130" w:type="dxa"/>
              <w:bottom w:w="46" w:type="dxa"/>
              <w:right w:w="130" w:type="dxa"/>
            </w:tcMar>
          </w:tcPr>
          <w:p w14:paraId="0000004D" w14:textId="77777777" w:rsidR="00A02281" w:rsidRDefault="00000000">
            <w:r>
              <w:t>Synthesis platform</w:t>
            </w:r>
          </w:p>
        </w:tc>
        <w:tc>
          <w:tcPr>
            <w:tcW w:w="462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4E" w14:textId="77777777" w:rsidR="00A02281" w:rsidRDefault="00000000">
            <w:r>
              <w:t>Deployed web app with the three modules (fit analyzer, behavioural, case), retrieval, and scoring</w:t>
            </w:r>
          </w:p>
        </w:tc>
        <w:tc>
          <w:tcPr>
            <w:tcW w:w="196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4F" w14:textId="77777777" w:rsidR="00A02281" w:rsidRDefault="00000000">
            <w:r>
              <w:t>Web app (Vercel)</w:t>
            </w:r>
          </w:p>
        </w:tc>
      </w:tr>
      <w:tr w:rsidR="00A02281" w14:paraId="53946519" w14:textId="77777777">
        <w:tc>
          <w:tcPr>
            <w:tcW w:w="72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vAlign w:val="center"/>
          </w:tcPr>
          <w:p w14:paraId="00000050" w14:textId="77777777" w:rsidR="00A02281" w:rsidRDefault="00000000">
            <w:pPr>
              <w:jc w:val="center"/>
            </w:pPr>
            <w:r>
              <w:rPr>
                <w:sz w:val="19"/>
                <w:szCs w:val="19"/>
              </w:rPr>
              <w:t>2</w:t>
            </w:r>
          </w:p>
        </w:tc>
        <w:tc>
          <w:tcPr>
            <w:tcW w:w="204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51" w14:textId="77777777" w:rsidR="00A02281" w:rsidRDefault="00000000">
            <w:r>
              <w:t>Fit-analyzer validation study</w:t>
            </w:r>
          </w:p>
        </w:tc>
        <w:tc>
          <w:tcPr>
            <w:tcW w:w="462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52" w14:textId="77777777" w:rsidR="00A02281" w:rsidRDefault="00000000">
            <w:r>
              <w:t>Top-1/top-3 accuracy, confusion matrix, and ablation on the labelled resume corpus</w:t>
            </w:r>
          </w:p>
        </w:tc>
        <w:tc>
          <w:tcPr>
            <w:tcW w:w="196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53" w14:textId="77777777" w:rsidR="00A02281" w:rsidRDefault="00000000">
            <w:r>
              <w:t>Notebook + figures</w:t>
            </w:r>
          </w:p>
        </w:tc>
      </w:tr>
      <w:tr w:rsidR="00A02281" w14:paraId="7EF74D70" w14:textId="77777777">
        <w:tc>
          <w:tcPr>
            <w:tcW w:w="72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vAlign w:val="center"/>
          </w:tcPr>
          <w:p w14:paraId="00000054" w14:textId="77777777" w:rsidR="00A02281" w:rsidRDefault="00000000">
            <w:pPr>
              <w:jc w:val="center"/>
            </w:pPr>
            <w:r>
              <w:rPr>
                <w:sz w:val="19"/>
                <w:szCs w:val="19"/>
              </w:rPr>
              <w:t>3</w:t>
            </w:r>
          </w:p>
        </w:tc>
        <w:tc>
          <w:tcPr>
            <w:tcW w:w="20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55" w14:textId="77777777" w:rsidR="00A02281" w:rsidRDefault="00000000">
            <w:r>
              <w:t>Final presentation &amp; write-up</w:t>
            </w:r>
          </w:p>
        </w:tc>
        <w:tc>
          <w:tcPr>
            <w:tcW w:w="462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56" w14:textId="77777777" w:rsidR="00A02281" w:rsidRDefault="00000000">
            <w:r>
              <w:t>Methodology, results, and a live demo</w:t>
            </w:r>
          </w:p>
        </w:tc>
        <w:tc>
          <w:tcPr>
            <w:tcW w:w="196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57" w14:textId="77777777" w:rsidR="00A02281" w:rsidRDefault="00000000">
            <w:r>
              <w:t>Slides / PDF + demo</w:t>
            </w:r>
          </w:p>
        </w:tc>
      </w:tr>
    </w:tbl>
    <w:p w14:paraId="00000058" w14:textId="77777777" w:rsidR="00A02281" w:rsidRDefault="00000000">
      <w:pPr>
        <w:pStyle w:val="Heading1"/>
        <w:pBdr>
          <w:bottom w:val="single" w:sz="8" w:space="4" w:color="2F5D8C"/>
        </w:pBdr>
      </w:pPr>
      <w:r>
        <w:rPr>
          <w:color w:val="2F5D8C"/>
        </w:rPr>
        <w:t>8</w:t>
      </w:r>
      <w:r>
        <w:t xml:space="preserve">    Timeline / Gantt</w:t>
      </w:r>
    </w:p>
    <w:p w14:paraId="00000059" w14:textId="77777777" w:rsidR="00A02281" w:rsidRDefault="00000000">
      <w:pPr>
        <w:spacing w:before="10" w:after="24"/>
      </w:pPr>
      <w:r>
        <w:rPr>
          <w:i/>
          <w:iCs/>
          <w:color w:val="6B7280"/>
          <w:sz w:val="19"/>
          <w:szCs w:val="19"/>
        </w:rPr>
        <w:t>Lay out the schedule by phase across the available weeks. Shade the cells that each task spans. The bars below are examples — replace them with your own plan.</w:t>
      </w:r>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2"/>
        <w:gridCol w:w="720"/>
        <w:gridCol w:w="720"/>
        <w:gridCol w:w="720"/>
        <w:gridCol w:w="720"/>
        <w:gridCol w:w="720"/>
        <w:gridCol w:w="720"/>
        <w:gridCol w:w="720"/>
        <w:gridCol w:w="720"/>
      </w:tblGrid>
      <w:tr w:rsidR="00A02281" w14:paraId="7062CE53" w14:textId="77777777">
        <w:trPr>
          <w:tblHeader/>
        </w:trPr>
        <w:tc>
          <w:tcPr>
            <w:tcW w:w="3312"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A" w14:textId="77777777" w:rsidR="00A02281" w:rsidRDefault="00000000">
            <w:pPr>
              <w:rPr>
                <w:color w:val="FFFFFF"/>
              </w:rPr>
            </w:pPr>
            <w:r>
              <w:rPr>
                <w:b/>
                <w:bCs/>
                <w:color w:val="FFFFFF"/>
                <w:sz w:val="18"/>
                <w:szCs w:val="18"/>
              </w:rPr>
              <w:t>Phase / Task</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B" w14:textId="77777777" w:rsidR="00A02281" w:rsidRDefault="00000000">
            <w:r>
              <w:rPr>
                <w:b/>
                <w:bCs/>
                <w:color w:val="FFFFFF"/>
                <w:sz w:val="18"/>
                <w:szCs w:val="18"/>
              </w:rPr>
              <w:t>W1</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C" w14:textId="77777777" w:rsidR="00A02281" w:rsidRDefault="00000000">
            <w:r>
              <w:rPr>
                <w:b/>
                <w:bCs/>
                <w:color w:val="FFFFFF"/>
                <w:sz w:val="18"/>
                <w:szCs w:val="18"/>
              </w:rPr>
              <w:t>W2</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D" w14:textId="77777777" w:rsidR="00A02281" w:rsidRDefault="00000000">
            <w:r>
              <w:rPr>
                <w:b/>
                <w:bCs/>
                <w:color w:val="FFFFFF"/>
                <w:sz w:val="18"/>
                <w:szCs w:val="18"/>
              </w:rPr>
              <w:t>W3</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E" w14:textId="77777777" w:rsidR="00A02281" w:rsidRDefault="00000000">
            <w:r>
              <w:rPr>
                <w:b/>
                <w:bCs/>
                <w:color w:val="FFFFFF"/>
                <w:sz w:val="18"/>
                <w:szCs w:val="18"/>
              </w:rPr>
              <w:t>W4</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5F" w14:textId="77777777" w:rsidR="00A02281" w:rsidRDefault="00000000">
            <w:r>
              <w:rPr>
                <w:b/>
                <w:bCs/>
                <w:color w:val="FFFFFF"/>
                <w:sz w:val="18"/>
                <w:szCs w:val="18"/>
              </w:rPr>
              <w:t>W5</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60" w14:textId="77777777" w:rsidR="00A02281" w:rsidRDefault="00000000">
            <w:r>
              <w:rPr>
                <w:b/>
                <w:bCs/>
                <w:color w:val="FFFFFF"/>
                <w:sz w:val="18"/>
                <w:szCs w:val="18"/>
              </w:rPr>
              <w:t>W6</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61" w14:textId="77777777" w:rsidR="00A02281" w:rsidRDefault="00000000">
            <w:r>
              <w:rPr>
                <w:b/>
                <w:bCs/>
                <w:color w:val="FFFFFF"/>
                <w:sz w:val="18"/>
                <w:szCs w:val="18"/>
              </w:rPr>
              <w:t>W7</w:t>
            </w:r>
          </w:p>
        </w:tc>
        <w:tc>
          <w:tcPr>
            <w:tcW w:w="72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62" w14:textId="77777777" w:rsidR="00A02281" w:rsidRDefault="00000000">
            <w:r>
              <w:rPr>
                <w:b/>
                <w:bCs/>
                <w:color w:val="FFFFFF"/>
                <w:sz w:val="18"/>
                <w:szCs w:val="18"/>
              </w:rPr>
              <w:t>W8</w:t>
            </w:r>
          </w:p>
        </w:tc>
      </w:tr>
      <w:tr w:rsidR="00A02281" w14:paraId="1992441C" w14:textId="77777777">
        <w:tc>
          <w:tcPr>
            <w:tcW w:w="3312" w:type="dxa"/>
            <w:tcBorders>
              <w:top w:val="single" w:sz="4" w:space="0" w:color="C9D4E2"/>
              <w:left w:val="single" w:sz="4" w:space="0" w:color="C9D4E2"/>
              <w:bottom w:val="single" w:sz="4" w:space="0" w:color="C9D4E2"/>
              <w:right w:val="single" w:sz="4" w:space="0" w:color="C9D4E2"/>
            </w:tcBorders>
            <w:tcMar>
              <w:top w:w="46" w:type="dxa"/>
              <w:left w:w="130" w:type="dxa"/>
              <w:bottom w:w="46" w:type="dxa"/>
              <w:right w:w="130" w:type="dxa"/>
            </w:tcMar>
          </w:tcPr>
          <w:p w14:paraId="00000063" w14:textId="77777777" w:rsidR="00A02281" w:rsidRDefault="00000000">
            <w:r>
              <w:t>Setup, proposal &amp; schemas</w:t>
            </w:r>
          </w:p>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64"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65"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6"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7"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8"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9"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A"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6B" w14:textId="77777777" w:rsidR="00A02281" w:rsidRDefault="00A02281"/>
        </w:tc>
      </w:tr>
      <w:tr w:rsidR="00A02281" w14:paraId="1B4BA6B0" w14:textId="77777777">
        <w:tc>
          <w:tcPr>
            <w:tcW w:w="3312"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6C" w14:textId="77777777" w:rsidR="00A02281" w:rsidRDefault="00000000">
            <w:r>
              <w:t>Fit analyzer + validation</w:t>
            </w:r>
          </w:p>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6D"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6E"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6F"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70"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71"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72"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73"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74" w14:textId="77777777" w:rsidR="00A02281" w:rsidRDefault="00A02281"/>
        </w:tc>
      </w:tr>
      <w:tr w:rsidR="00A02281" w14:paraId="40467079" w14:textId="77777777">
        <w:tc>
          <w:tcPr>
            <w:tcW w:w="3312"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75" w14:textId="77777777" w:rsidR="00A02281" w:rsidRDefault="00000000">
            <w:r>
              <w:t>RAG ingestion + retrieval</w:t>
            </w:r>
          </w:p>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76"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77"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78"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79"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7A"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7B"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7C"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7D" w14:textId="77777777" w:rsidR="00A02281" w:rsidRDefault="00A02281"/>
        </w:tc>
      </w:tr>
      <w:tr w:rsidR="00A02281" w14:paraId="6955B72F" w14:textId="77777777">
        <w:tc>
          <w:tcPr>
            <w:tcW w:w="3312"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7E" w14:textId="77777777" w:rsidR="00A02281" w:rsidRDefault="00000000">
            <w:r>
              <w:t>Case + behavioural (text)</w:t>
            </w:r>
          </w:p>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7F"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80"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1"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2"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3"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84"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85"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86" w14:textId="77777777" w:rsidR="00A02281" w:rsidRDefault="00A02281"/>
        </w:tc>
      </w:tr>
      <w:tr w:rsidR="00A02281" w14:paraId="18616F20" w14:textId="77777777">
        <w:tc>
          <w:tcPr>
            <w:tcW w:w="3312"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87" w14:textId="77777777" w:rsidR="00A02281" w:rsidRDefault="00000000">
            <w:r>
              <w:t>Scoring reports &amp; dashboard</w:t>
            </w:r>
          </w:p>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88"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89"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8A"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FFFFF"/>
            <w:tcMar>
              <w:top w:w="36" w:type="dxa"/>
              <w:left w:w="40" w:type="dxa"/>
              <w:bottom w:w="36" w:type="dxa"/>
              <w:right w:w="40" w:type="dxa"/>
            </w:tcMar>
          </w:tcPr>
          <w:p w14:paraId="0000008B"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C"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D"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8E"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F5D8C"/>
            <w:tcMar>
              <w:top w:w="36" w:type="dxa"/>
              <w:left w:w="40" w:type="dxa"/>
              <w:bottom w:w="36" w:type="dxa"/>
              <w:right w:w="40" w:type="dxa"/>
            </w:tcMar>
          </w:tcPr>
          <w:p w14:paraId="0000008F" w14:textId="77777777" w:rsidR="00A02281" w:rsidRDefault="00A02281"/>
        </w:tc>
      </w:tr>
      <w:tr w:rsidR="00A02281" w14:paraId="6CF0EB6D" w14:textId="77777777">
        <w:tc>
          <w:tcPr>
            <w:tcW w:w="3312"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90" w14:textId="77777777" w:rsidR="00A02281" w:rsidRDefault="00000000">
            <w:r>
              <w:t>Voice, polish &amp; presentation</w:t>
            </w:r>
          </w:p>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91"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92"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93"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94"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F3F6FA"/>
            <w:tcMar>
              <w:top w:w="36" w:type="dxa"/>
              <w:left w:w="40" w:type="dxa"/>
              <w:bottom w:w="36" w:type="dxa"/>
              <w:right w:w="40" w:type="dxa"/>
            </w:tcMar>
          </w:tcPr>
          <w:p w14:paraId="00000095"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96"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97" w14:textId="77777777" w:rsidR="00A02281" w:rsidRDefault="00A02281"/>
        </w:tc>
        <w:tc>
          <w:tcPr>
            <w:tcW w:w="720" w:type="dxa"/>
            <w:tcBorders>
              <w:top w:val="single" w:sz="4" w:space="0" w:color="C9D4E2"/>
              <w:left w:val="single" w:sz="4" w:space="0" w:color="C9D4E2"/>
              <w:bottom w:val="single" w:sz="4" w:space="0" w:color="C9D4E2"/>
              <w:right w:val="single" w:sz="4" w:space="0" w:color="C9D4E2"/>
            </w:tcBorders>
            <w:shd w:val="clear" w:color="auto" w:fill="2E75B6"/>
            <w:tcMar>
              <w:top w:w="36" w:type="dxa"/>
              <w:left w:w="40" w:type="dxa"/>
              <w:bottom w:w="36" w:type="dxa"/>
              <w:right w:w="40" w:type="dxa"/>
            </w:tcMar>
          </w:tcPr>
          <w:p w14:paraId="00000098" w14:textId="77777777" w:rsidR="00A02281" w:rsidRDefault="00A02281"/>
        </w:tc>
      </w:tr>
    </w:tbl>
    <w:p w14:paraId="00000099" w14:textId="77777777" w:rsidR="00A02281" w:rsidRDefault="00000000">
      <w:pPr>
        <w:pStyle w:val="Heading1"/>
        <w:pBdr>
          <w:bottom w:val="single" w:sz="8" w:space="4" w:color="2F5D8C"/>
        </w:pBdr>
      </w:pPr>
      <w:r>
        <w:rPr>
          <w:color w:val="2F5D8C"/>
        </w:rPr>
        <w:t>9</w:t>
      </w:r>
      <w:r>
        <w:t xml:space="preserve">    Risks</w:t>
      </w:r>
    </w:p>
    <w:p w14:paraId="0000009A" w14:textId="77777777" w:rsidR="00A02281" w:rsidRDefault="00000000">
      <w:pPr>
        <w:spacing w:before="10" w:after="24"/>
      </w:pPr>
      <w:r>
        <w:rPr>
          <w:i/>
          <w:iCs/>
          <w:color w:val="6B7280"/>
          <w:sz w:val="19"/>
          <w:szCs w:val="19"/>
        </w:rPr>
        <w:t>Identify what could derail the project and how you will respond. Rate likelihood and impact as Low / Medium / High.</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0"/>
        <w:gridCol w:w="1230"/>
        <w:gridCol w:w="945"/>
        <w:gridCol w:w="4245"/>
      </w:tblGrid>
      <w:tr w:rsidR="00A02281" w14:paraId="71849567" w14:textId="77777777">
        <w:trPr>
          <w:tblHeader/>
        </w:trPr>
        <w:tc>
          <w:tcPr>
            <w:tcW w:w="294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9B" w14:textId="77777777" w:rsidR="00A02281" w:rsidRDefault="00000000">
            <w:r>
              <w:rPr>
                <w:b/>
                <w:bCs/>
                <w:color w:val="FFFFFF"/>
                <w:sz w:val="18"/>
                <w:szCs w:val="18"/>
              </w:rPr>
              <w:t>Risk</w:t>
            </w:r>
          </w:p>
        </w:tc>
        <w:tc>
          <w:tcPr>
            <w:tcW w:w="123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9C" w14:textId="77777777" w:rsidR="00A02281" w:rsidRDefault="00000000">
            <w:r>
              <w:rPr>
                <w:b/>
                <w:bCs/>
                <w:color w:val="FFFFFF"/>
                <w:sz w:val="18"/>
                <w:szCs w:val="18"/>
              </w:rPr>
              <w:t>Likelihood</w:t>
            </w:r>
          </w:p>
        </w:tc>
        <w:tc>
          <w:tcPr>
            <w:tcW w:w="94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9D" w14:textId="77777777" w:rsidR="00A02281" w:rsidRDefault="00000000">
            <w:r>
              <w:rPr>
                <w:b/>
                <w:bCs/>
                <w:color w:val="FFFFFF"/>
                <w:sz w:val="18"/>
                <w:szCs w:val="18"/>
              </w:rPr>
              <w:t>Impact</w:t>
            </w:r>
          </w:p>
        </w:tc>
        <w:tc>
          <w:tcPr>
            <w:tcW w:w="424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9E" w14:textId="77777777" w:rsidR="00A02281" w:rsidRDefault="00000000">
            <w:r>
              <w:rPr>
                <w:b/>
                <w:bCs/>
                <w:color w:val="FFFFFF"/>
                <w:sz w:val="18"/>
                <w:szCs w:val="18"/>
              </w:rPr>
              <w:t>Mitigation</w:t>
            </w:r>
          </w:p>
        </w:tc>
      </w:tr>
      <w:tr w:rsidR="00A02281" w14:paraId="06648456" w14:textId="77777777">
        <w:tc>
          <w:tcPr>
            <w:tcW w:w="29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9F" w14:textId="77777777" w:rsidR="00A02281" w:rsidRDefault="00000000">
            <w:r>
              <w:t>Voice recognition errors (STT mishears finance terms, e.g. EBITDA)</w:t>
            </w:r>
          </w:p>
        </w:tc>
        <w:tc>
          <w:tcPr>
            <w:tcW w:w="12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0" w14:textId="77777777" w:rsidR="00A02281" w:rsidRDefault="00000000">
            <w:r>
              <w:t>M</w:t>
            </w:r>
          </w:p>
        </w:tc>
        <w:tc>
          <w:tcPr>
            <w:tcW w:w="9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1" w14:textId="77777777" w:rsidR="00A02281" w:rsidRDefault="00000000">
            <w:r>
              <w:t>M</w:t>
            </w:r>
          </w:p>
        </w:tc>
        <w:tc>
          <w:tcPr>
            <w:tcW w:w="42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2" w14:textId="77777777" w:rsidR="00A02281" w:rsidRDefault="00000000">
            <w:r>
              <w:t>Demo on Chrome, keep a text fallback, add voice to the behavioural module first</w:t>
            </w:r>
          </w:p>
        </w:tc>
      </w:tr>
      <w:tr w:rsidR="00A02281" w14:paraId="59358AB7" w14:textId="77777777">
        <w:tc>
          <w:tcPr>
            <w:tcW w:w="294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A3" w14:textId="77777777" w:rsidR="00A02281" w:rsidRDefault="00000000">
            <w:r>
              <w:t>LLM scoring is subjective / inconsistent</w:t>
            </w:r>
          </w:p>
        </w:tc>
        <w:tc>
          <w:tcPr>
            <w:tcW w:w="123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A4" w14:textId="77777777" w:rsidR="00A02281" w:rsidRDefault="00000000">
            <w:r>
              <w:t>M</w:t>
            </w:r>
          </w:p>
        </w:tc>
        <w:tc>
          <w:tcPr>
            <w:tcW w:w="94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A5" w14:textId="77777777" w:rsidR="00A02281" w:rsidRDefault="00000000">
            <w:r>
              <w:t>M</w:t>
            </w:r>
          </w:p>
        </w:tc>
        <w:tc>
          <w:tcPr>
            <w:tcW w:w="424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A6" w14:textId="77777777" w:rsidR="00A02281" w:rsidRDefault="00000000">
            <w:r>
              <w:t>Fixed rubric, retrieved exemplars, low temperature, human spot-checks</w:t>
            </w:r>
          </w:p>
        </w:tc>
      </w:tr>
      <w:tr w:rsidR="00A02281" w14:paraId="76178683" w14:textId="77777777">
        <w:tc>
          <w:tcPr>
            <w:tcW w:w="29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7" w14:textId="77777777" w:rsidR="00A02281" w:rsidRDefault="00000000">
            <w:r>
              <w:lastRenderedPageBreak/>
              <w:t>Compressed seven-week timeline / scope creep</w:t>
            </w:r>
          </w:p>
        </w:tc>
        <w:tc>
          <w:tcPr>
            <w:tcW w:w="12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8" w14:textId="77777777" w:rsidR="00A02281" w:rsidRDefault="00000000">
            <w:r>
              <w:t>M</w:t>
            </w:r>
          </w:p>
        </w:tc>
        <w:tc>
          <w:tcPr>
            <w:tcW w:w="9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9" w14:textId="77777777" w:rsidR="00A02281" w:rsidRDefault="00000000">
            <w:r>
              <w:t>H</w:t>
            </w:r>
          </w:p>
        </w:tc>
        <w:tc>
          <w:tcPr>
            <w:tcW w:w="42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A" w14:textId="77777777" w:rsidR="00A02281" w:rsidRDefault="00000000">
            <w:r>
              <w:t>Phase gates; pre-committed kill-switch (text demo if voice is unstable); build the core first</w:t>
            </w:r>
          </w:p>
        </w:tc>
      </w:tr>
      <w:tr w:rsidR="00A02281" w14:paraId="5E40B144" w14:textId="77777777">
        <w:tc>
          <w:tcPr>
            <w:tcW w:w="29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B" w14:textId="77777777" w:rsidR="00A02281" w:rsidRDefault="00000000">
            <w:r>
              <w:t>Data licensing &amp; personal-data privacy</w:t>
            </w:r>
          </w:p>
        </w:tc>
        <w:tc>
          <w:tcPr>
            <w:tcW w:w="123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C" w14:textId="77777777" w:rsidR="00A02281" w:rsidRDefault="00000000">
            <w:r>
              <w:t>L</w:t>
            </w:r>
          </w:p>
        </w:tc>
        <w:tc>
          <w:tcPr>
            <w:tcW w:w="9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D" w14:textId="77777777" w:rsidR="00A02281" w:rsidRDefault="00000000">
            <w:r>
              <w:t>M</w:t>
            </w:r>
          </w:p>
        </w:tc>
        <w:tc>
          <w:tcPr>
            <w:tcW w:w="424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AE" w14:textId="77777777" w:rsidR="00A02281" w:rsidRDefault="00000000">
            <w:r>
              <w:t xml:space="preserve">Cite, don't redistribute scraped data; </w:t>
            </w:r>
            <w:sdt>
              <w:sdtPr>
                <w:tag w:val="goog_rdk_2"/>
                <w:id w:val="637030743"/>
              </w:sdtPr>
              <w:sdtContent>
                <w:commentRangeStart w:id="23"/>
              </w:sdtContent>
            </w:sdt>
            <w:r>
              <w:t xml:space="preserve">lean on O*NET; </w:t>
            </w:r>
            <w:commentRangeEnd w:id="23"/>
            <w:r>
              <w:rPr>
                <w:rStyle w:val="CommentReference"/>
                <w:sz w:val="22"/>
                <w:szCs w:val="22"/>
              </w:rPr>
              <w:commentReference w:id="23"/>
            </w:r>
            <w:r>
              <w:t>store resumes behind auth + row-level security with delete</w:t>
            </w:r>
          </w:p>
        </w:tc>
      </w:tr>
    </w:tbl>
    <w:p w14:paraId="000000AF" w14:textId="77777777" w:rsidR="00A02281" w:rsidRDefault="00000000">
      <w:pPr>
        <w:pStyle w:val="Heading1"/>
        <w:pBdr>
          <w:bottom w:val="single" w:sz="8" w:space="4" w:color="2F5D8C"/>
        </w:pBdr>
      </w:pPr>
      <w:r>
        <w:rPr>
          <w:color w:val="2F5D8C"/>
        </w:rPr>
        <w:t>10</w:t>
      </w:r>
      <w:r>
        <w:t xml:space="preserve">    Roles</w:t>
      </w:r>
    </w:p>
    <w:p w14:paraId="000000B0" w14:textId="77777777" w:rsidR="00A02281" w:rsidRDefault="00000000">
      <w:pPr>
        <w:spacing w:before="10" w:after="24"/>
      </w:pPr>
      <w:r>
        <w:rPr>
          <w:i/>
          <w:iCs/>
          <w:color w:val="6B7280"/>
          <w:sz w:val="19"/>
          <w:szCs w:val="19"/>
        </w:rPr>
        <w:t>Map each team member to what they own. Clear ownership prevents work from falling through the cracks.</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5"/>
        <w:gridCol w:w="6075"/>
        <w:gridCol w:w="1785"/>
      </w:tblGrid>
      <w:tr w:rsidR="00A02281" w14:paraId="72DD76DC" w14:textId="77777777">
        <w:trPr>
          <w:tblHeader/>
        </w:trPr>
        <w:tc>
          <w:tcPr>
            <w:tcW w:w="148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B1" w14:textId="77777777" w:rsidR="00A02281" w:rsidRDefault="00000000">
            <w:r>
              <w:rPr>
                <w:b/>
                <w:bCs/>
                <w:color w:val="FFFFFF"/>
                <w:sz w:val="18"/>
                <w:szCs w:val="18"/>
              </w:rPr>
              <w:t>Team Member</w:t>
            </w:r>
          </w:p>
        </w:tc>
        <w:tc>
          <w:tcPr>
            <w:tcW w:w="607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B2" w14:textId="77777777" w:rsidR="00A02281" w:rsidRDefault="00000000">
            <w:r>
              <w:rPr>
                <w:b/>
                <w:bCs/>
                <w:color w:val="FFFFFF"/>
                <w:sz w:val="18"/>
                <w:szCs w:val="18"/>
              </w:rPr>
              <w:t>Primary Responsibilities</w:t>
            </w:r>
          </w:p>
        </w:tc>
        <w:tc>
          <w:tcPr>
            <w:tcW w:w="178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B3" w14:textId="77777777" w:rsidR="00A02281" w:rsidRDefault="00000000">
            <w:r>
              <w:rPr>
                <w:b/>
                <w:bCs/>
                <w:color w:val="FFFFFF"/>
                <w:sz w:val="18"/>
                <w:szCs w:val="18"/>
              </w:rPr>
              <w:t>Backup For</w:t>
            </w:r>
          </w:p>
        </w:tc>
      </w:tr>
      <w:tr w:rsidR="00A02281" w14:paraId="3525CB1C" w14:textId="77777777">
        <w:tc>
          <w:tcPr>
            <w:tcW w:w="14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4" w14:textId="77777777" w:rsidR="00A02281" w:rsidRDefault="00000000">
            <w:r>
              <w:t>Feroz (Lead)</w:t>
            </w:r>
          </w:p>
        </w:tc>
        <w:tc>
          <w:tcPr>
            <w:tcW w:w="607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5" w14:textId="77777777" w:rsidR="00A02281" w:rsidRDefault="00000000">
            <w:r>
              <w:t>Agents &amp; retrieval core: case + behavioural interviewers, coach/evaluator, JD parser, state machine, retrieval wiring; repo owner, schemas, standing-instructions file, PR review</w:t>
            </w:r>
          </w:p>
        </w:tc>
        <w:tc>
          <w:tcPr>
            <w:tcW w:w="17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6" w14:textId="77777777" w:rsidR="00A02281" w:rsidRDefault="00000000">
            <w:r>
              <w:t>Data / RAG</w:t>
            </w:r>
          </w:p>
        </w:tc>
      </w:tr>
      <w:tr w:rsidR="00A02281" w14:paraId="05EDCE50" w14:textId="77777777">
        <w:tc>
          <w:tcPr>
            <w:tcW w:w="148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B7" w14:textId="77777777" w:rsidR="00A02281" w:rsidRDefault="00000000">
            <w:r>
              <w:t>Rui</w:t>
            </w:r>
          </w:p>
        </w:tc>
        <w:tc>
          <w:tcPr>
            <w:tcW w:w="607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B8" w14:textId="77777777" w:rsidR="00A02281" w:rsidRDefault="00000000">
            <w:r>
              <w:t>Data engineering: ingestion (DOCX/PDF parsing), Supabase + pgvector, embeddings, n8n; data exploration + fit-scorer validation script</w:t>
            </w:r>
          </w:p>
        </w:tc>
        <w:tc>
          <w:tcPr>
            <w:tcW w:w="178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B9" w14:textId="77777777" w:rsidR="00A02281" w:rsidRDefault="00000000">
            <w:r>
              <w:t>Fit analyzer (data side)</w:t>
            </w:r>
          </w:p>
        </w:tc>
      </w:tr>
      <w:tr w:rsidR="00A02281" w14:paraId="0F107E13" w14:textId="77777777">
        <w:tc>
          <w:tcPr>
            <w:tcW w:w="14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A" w14:textId="77777777" w:rsidR="00A02281" w:rsidRDefault="00000000">
            <w:r>
              <w:t>Emmanuel</w:t>
            </w:r>
          </w:p>
        </w:tc>
        <w:tc>
          <w:tcPr>
            <w:tcW w:w="607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B" w14:textId="77777777" w:rsidR="00A02281" w:rsidRDefault="00000000">
            <w:r>
              <w:t>Fit analyzer module (requirement extraction, matching, fit report) + frontend &amp; voice: app UI, upload flow, transcript, scorecards</w:t>
            </w:r>
          </w:p>
        </w:tc>
        <w:tc>
          <w:tcPr>
            <w:tcW w:w="17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C" w14:textId="77777777" w:rsidR="00A02281" w:rsidRDefault="00000000">
            <w:r>
              <w:t>Content</w:t>
            </w:r>
          </w:p>
        </w:tc>
      </w:tr>
      <w:tr w:rsidR="00A02281" w14:paraId="06C15C6C" w14:textId="77777777">
        <w:tc>
          <w:tcPr>
            <w:tcW w:w="14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D" w14:textId="77777777" w:rsidR="00A02281" w:rsidRDefault="00000000">
            <w:r>
              <w:t>Ibuken</w:t>
            </w:r>
          </w:p>
        </w:tc>
        <w:tc>
          <w:tcPr>
            <w:tcW w:w="607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E" w14:textId="77777777" w:rsidR="00A02281" w:rsidRDefault="00000000">
            <w:r>
              <w:t>Content &amp; communications: behavioural answer documents, question bank, case-content &amp; dataset sourcing, slide deck, write-up, user testing</w:t>
            </w:r>
          </w:p>
        </w:tc>
        <w:tc>
          <w:tcPr>
            <w:tcW w:w="178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BF" w14:textId="77777777" w:rsidR="00A02281" w:rsidRDefault="00000000">
            <w:r>
              <w:t>Presentation &amp; testing support</w:t>
            </w:r>
          </w:p>
        </w:tc>
      </w:tr>
    </w:tbl>
    <w:p w14:paraId="000000C0" w14:textId="77777777" w:rsidR="00A02281" w:rsidRDefault="00000000">
      <w:pPr>
        <w:pStyle w:val="Heading1"/>
        <w:pBdr>
          <w:bottom w:val="single" w:sz="8" w:space="4" w:color="2F5D8C"/>
        </w:pBdr>
      </w:pPr>
      <w:r>
        <w:rPr>
          <w:color w:val="2F5D8C"/>
        </w:rPr>
        <w:t>11</w:t>
      </w:r>
      <w:r>
        <w:t xml:space="preserve">    Success Metrics</w:t>
      </w:r>
    </w:p>
    <w:p w14:paraId="000000C1" w14:textId="77777777" w:rsidR="00A02281" w:rsidRDefault="00000000">
      <w:pPr>
        <w:spacing w:before="10" w:after="24"/>
      </w:pPr>
      <w:r>
        <w:rPr>
          <w:i/>
          <w:iCs/>
          <w:color w:val="6B7280"/>
          <w:sz w:val="19"/>
          <w:szCs w:val="19"/>
        </w:rPr>
        <w:t>Define how you will know the project succeeded. Each metric should have a target and a clear way to measure it.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3360"/>
        <w:gridCol w:w="2205"/>
        <w:gridCol w:w="2340"/>
      </w:tblGrid>
      <w:tr w:rsidR="00A02281" w14:paraId="43035395" w14:textId="77777777">
        <w:trPr>
          <w:tblHeader/>
        </w:trPr>
        <w:tc>
          <w:tcPr>
            <w:tcW w:w="145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C2" w14:textId="77777777" w:rsidR="00A02281" w:rsidRDefault="00000000">
            <w:r>
              <w:rPr>
                <w:b/>
                <w:bCs/>
                <w:color w:val="FFFFFF"/>
                <w:sz w:val="18"/>
                <w:szCs w:val="18"/>
              </w:rPr>
              <w:t>Metric</w:t>
            </w:r>
          </w:p>
        </w:tc>
        <w:tc>
          <w:tcPr>
            <w:tcW w:w="336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C3" w14:textId="77777777" w:rsidR="00A02281" w:rsidRDefault="00000000">
            <w:r>
              <w:rPr>
                <w:b/>
                <w:bCs/>
                <w:color w:val="FFFFFF"/>
                <w:sz w:val="18"/>
                <w:szCs w:val="18"/>
              </w:rPr>
              <w:t>Definition</w:t>
            </w:r>
          </w:p>
        </w:tc>
        <w:tc>
          <w:tcPr>
            <w:tcW w:w="2205"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C4" w14:textId="77777777" w:rsidR="00A02281" w:rsidRDefault="00000000">
            <w:r>
              <w:rPr>
                <w:b/>
                <w:bCs/>
                <w:color w:val="FFFFFF"/>
                <w:sz w:val="18"/>
                <w:szCs w:val="18"/>
              </w:rPr>
              <w:t>Target</w:t>
            </w:r>
          </w:p>
        </w:tc>
        <w:tc>
          <w:tcPr>
            <w:tcW w:w="2340" w:type="dxa"/>
            <w:tcBorders>
              <w:top w:val="single" w:sz="4" w:space="0" w:color="C9D4E2"/>
              <w:left w:val="single" w:sz="4" w:space="0" w:color="C9D4E2"/>
              <w:bottom w:val="single" w:sz="4" w:space="0" w:color="C9D4E2"/>
              <w:right w:val="single" w:sz="4" w:space="0" w:color="C9D4E2"/>
            </w:tcBorders>
            <w:shd w:val="clear" w:color="auto" w:fill="234A70"/>
            <w:tcMar>
              <w:top w:w="46" w:type="dxa"/>
              <w:left w:w="130" w:type="dxa"/>
              <w:bottom w:w="46" w:type="dxa"/>
              <w:right w:w="130" w:type="dxa"/>
            </w:tcMar>
            <w:vAlign w:val="center"/>
          </w:tcPr>
          <w:p w14:paraId="000000C5" w14:textId="77777777" w:rsidR="00A02281" w:rsidRDefault="00000000">
            <w:r>
              <w:rPr>
                <w:b/>
                <w:bCs/>
                <w:color w:val="FFFFFF"/>
                <w:sz w:val="18"/>
                <w:szCs w:val="18"/>
              </w:rPr>
              <w:t>How Measured</w:t>
            </w:r>
          </w:p>
        </w:tc>
      </w:tr>
      <w:tr w:rsidR="00A02281" w14:paraId="71AA4561" w14:textId="77777777">
        <w:tc>
          <w:tcPr>
            <w:tcW w:w="145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6" w14:textId="77777777" w:rsidR="00A02281" w:rsidRDefault="00000000">
            <w:r>
              <w:t>Fit-scorer accuracy</w:t>
            </w:r>
          </w:p>
        </w:tc>
        <w:tc>
          <w:tcPr>
            <w:tcW w:w="336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7" w14:textId="77777777" w:rsidR="00A02281" w:rsidRDefault="00000000">
            <w:r>
              <w:t>Resume's true field is the top-ranked category</w:t>
            </w:r>
          </w:p>
        </w:tc>
        <w:tc>
          <w:tcPr>
            <w:tcW w:w="220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8" w14:textId="77777777" w:rsidR="00A02281" w:rsidRDefault="00000000">
            <w:r>
              <w:t>Top-1 &gt;= 70% (Top-3 &gt;= 90%)</w:t>
            </w:r>
          </w:p>
        </w:tc>
        <w:tc>
          <w:tcPr>
            <w:tcW w:w="23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9" w14:textId="77777777" w:rsidR="00A02281" w:rsidRDefault="00000000">
            <w:r>
              <w:t>Validation script over 2,484 labelled resumes</w:t>
            </w:r>
          </w:p>
        </w:tc>
      </w:tr>
      <w:tr w:rsidR="00A02281" w14:paraId="2C349AAB" w14:textId="77777777">
        <w:tc>
          <w:tcPr>
            <w:tcW w:w="145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CA" w14:textId="77777777" w:rsidR="00A02281" w:rsidRDefault="00000000">
            <w:r>
              <w:t>Parser robustness</w:t>
            </w:r>
          </w:p>
        </w:tc>
        <w:tc>
          <w:tcPr>
            <w:tcW w:w="336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CB" w14:textId="77777777" w:rsidR="00A02281" w:rsidRDefault="00000000">
            <w:r>
              <w:t>Resume and JD parser returns valid structured output</w:t>
            </w:r>
          </w:p>
        </w:tc>
        <w:tc>
          <w:tcPr>
            <w:tcW w:w="2205"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CC" w14:textId="77777777" w:rsidR="00A02281" w:rsidRDefault="00000000">
            <w:r>
              <w:t>&gt;= 95% of test docs parse cleanly</w:t>
            </w:r>
          </w:p>
        </w:tc>
        <w:tc>
          <w:tcPr>
            <w:tcW w:w="2340" w:type="dxa"/>
            <w:tcBorders>
              <w:top w:val="single" w:sz="4" w:space="0" w:color="C9D4E2"/>
              <w:left w:val="single" w:sz="4" w:space="0" w:color="C9D4E2"/>
              <w:bottom w:val="single" w:sz="4" w:space="0" w:color="C9D4E2"/>
              <w:right w:val="single" w:sz="4" w:space="0" w:color="C9D4E2"/>
            </w:tcBorders>
            <w:shd w:val="clear" w:color="auto" w:fill="F3F6FA"/>
            <w:tcMar>
              <w:top w:w="46" w:type="dxa"/>
              <w:left w:w="130" w:type="dxa"/>
              <w:bottom w:w="46" w:type="dxa"/>
              <w:right w:w="130" w:type="dxa"/>
            </w:tcMar>
          </w:tcPr>
          <w:p w14:paraId="000000CD" w14:textId="77777777" w:rsidR="00A02281" w:rsidRDefault="00000000">
            <w:r>
              <w:t>Run over the resume + postings sample</w:t>
            </w:r>
          </w:p>
        </w:tc>
      </w:tr>
      <w:tr w:rsidR="00A02281" w14:paraId="791E5255" w14:textId="77777777">
        <w:tc>
          <w:tcPr>
            <w:tcW w:w="145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E" w14:textId="77777777" w:rsidR="00A02281" w:rsidRDefault="00000000">
            <w:r>
              <w:t>Working demo</w:t>
            </w:r>
          </w:p>
        </w:tc>
        <w:tc>
          <w:tcPr>
            <w:tcW w:w="336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CF" w14:textId="77777777" w:rsidR="00A02281" w:rsidRDefault="00000000">
            <w:r>
              <w:t>All three modules usable end-to-end at the presentation</w:t>
            </w:r>
          </w:p>
        </w:tc>
        <w:tc>
          <w:tcPr>
            <w:tcW w:w="220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0" w14:textId="77777777" w:rsidR="00A02281" w:rsidRDefault="00000000">
            <w:r>
              <w:t>Fit + behavioural-voice + case-text all run</w:t>
            </w:r>
          </w:p>
        </w:tc>
        <w:tc>
          <w:tcPr>
            <w:tcW w:w="23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1" w14:textId="77777777" w:rsidR="00A02281" w:rsidRDefault="00000000">
            <w:r>
              <w:t>Live demo on July 30</w:t>
            </w:r>
          </w:p>
        </w:tc>
      </w:tr>
      <w:tr w:rsidR="00A02281" w14:paraId="1B497A45" w14:textId="77777777">
        <w:tc>
          <w:tcPr>
            <w:tcW w:w="145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2" w14:textId="77777777" w:rsidR="00A02281" w:rsidRDefault="00000000">
            <w:r>
              <w:t>Running cost</w:t>
            </w:r>
          </w:p>
        </w:tc>
        <w:tc>
          <w:tcPr>
            <w:tcW w:w="336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3" w14:textId="77777777" w:rsidR="00A02281" w:rsidRDefault="00000000">
            <w:r>
              <w:t>Total API spend across the project</w:t>
            </w:r>
          </w:p>
        </w:tc>
        <w:tc>
          <w:tcPr>
            <w:tcW w:w="2205"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4" w14:textId="77777777" w:rsidR="00A02281" w:rsidRDefault="00000000">
            <w:r>
              <w:t>&lt;= USD 10</w:t>
            </w:r>
          </w:p>
        </w:tc>
        <w:tc>
          <w:tcPr>
            <w:tcW w:w="2340" w:type="dxa"/>
            <w:tcBorders>
              <w:top w:val="single" w:sz="4" w:space="0" w:color="C9D4E2"/>
              <w:left w:val="single" w:sz="4" w:space="0" w:color="C9D4E2"/>
              <w:bottom w:val="single" w:sz="4" w:space="0" w:color="C9D4E2"/>
              <w:right w:val="single" w:sz="4" w:space="0" w:color="C9D4E2"/>
            </w:tcBorders>
            <w:shd w:val="clear" w:color="auto" w:fill="FFFFFF"/>
            <w:tcMar>
              <w:top w:w="46" w:type="dxa"/>
              <w:left w:w="130" w:type="dxa"/>
              <w:bottom w:w="46" w:type="dxa"/>
              <w:right w:w="130" w:type="dxa"/>
            </w:tcMar>
          </w:tcPr>
          <w:p w14:paraId="000000D5" w14:textId="77777777" w:rsidR="00A02281" w:rsidRDefault="00000000">
            <w:r>
              <w:t>Anthropic console usage</w:t>
            </w:r>
          </w:p>
        </w:tc>
      </w:tr>
    </w:tbl>
    <w:p w14:paraId="000000D6" w14:textId="77777777" w:rsidR="00A02281" w:rsidRDefault="00A02281"/>
    <w:sectPr w:rsidR="00A02281">
      <w:headerReference w:type="default" r:id="rId11"/>
      <w:footerReference w:type="default" r:id="rId12"/>
      <w:pgSz w:w="12240" w:h="15840"/>
      <w:pgMar w:top="720" w:right="1260" w:bottom="720" w:left="1260" w:header="480" w:footer="48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Rui" w:date="2026-06-12T13:58:00Z" w:initials="">
    <w:p w14:paraId="000000DB" w14:textId="77777777" w:rsidR="00A02281" w:rsidRDefault="000B0B86">
      <w:pPr>
        <w:widowControl w:val="0"/>
        <w:pBdr>
          <w:top w:val="nil"/>
          <w:left w:val="nil"/>
          <w:bottom w:val="nil"/>
          <w:right w:val="nil"/>
          <w:between w:val="nil"/>
        </w:pBdr>
        <w:rPr>
          <w:color w:val="000000"/>
        </w:rPr>
      </w:pPr>
      <w:r>
        <w:rPr>
          <w:rStyle w:val="CommentReference"/>
        </w:rPr>
        <w:annotationRef/>
      </w:r>
      <w:r>
        <w:rPr>
          <w:color w:val="000000"/>
        </w:rPr>
        <w:t>We may delete this dataset after validating it.</w:t>
      </w:r>
    </w:p>
  </w:comment>
  <w:comment w:id="22" w:author="Rui" w:date="2026-06-12T14:03:00Z" w:initials="">
    <w:p w14:paraId="000000DA" w14:textId="77777777" w:rsidR="00A02281" w:rsidRDefault="000B0B86">
      <w:pPr>
        <w:widowControl w:val="0"/>
        <w:pBdr>
          <w:top w:val="nil"/>
          <w:left w:val="nil"/>
          <w:bottom w:val="nil"/>
          <w:right w:val="nil"/>
          <w:between w:val="nil"/>
        </w:pBdr>
        <w:rPr>
          <w:color w:val="000000"/>
        </w:rPr>
      </w:pPr>
      <w:r>
        <w:rPr>
          <w:rStyle w:val="CommentReference"/>
        </w:rPr>
        <w:annotationRef/>
      </w:r>
      <w:r>
        <w:rPr>
          <w:color w:val="000000"/>
        </w:rPr>
        <w:t>We should delete it if we decide not to use this dataset anymore.</w:t>
      </w:r>
    </w:p>
  </w:comment>
  <w:comment w:id="23" w:author="Rui" w:date="2026-06-12T14:26:00Z" w:initials="">
    <w:p w14:paraId="000000D9" w14:textId="77777777" w:rsidR="00A02281" w:rsidRDefault="000B0B86">
      <w:pPr>
        <w:widowControl w:val="0"/>
        <w:pBdr>
          <w:top w:val="nil"/>
          <w:left w:val="nil"/>
          <w:bottom w:val="nil"/>
          <w:right w:val="nil"/>
          <w:between w:val="nil"/>
        </w:pBdr>
        <w:rPr>
          <w:color w:val="000000"/>
        </w:rPr>
      </w:pPr>
      <w:r>
        <w:rPr>
          <w:rStyle w:val="CommentReference"/>
        </w:rPr>
        <w:annotationRef/>
      </w:r>
      <w:r>
        <w:rPr>
          <w:color w:val="000000"/>
        </w:rPr>
        <w:t>We should delete it if we decide not to use this dataset anymore.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DB" w15:done="0"/>
  <w15:commentEx w15:paraId="000000DA" w15:done="0"/>
  <w15:commentEx w15:paraId="000000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DB" w16cid:durableId="000000DB"/>
  <w16cid:commentId w16cid:paraId="000000DA" w16cid:durableId="000000DA"/>
  <w16cid:commentId w16cid:paraId="000000D9" w16cid:durableId="000000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3E04" w14:textId="77777777" w:rsidR="00FB072F" w:rsidRDefault="00FB072F">
      <w:r>
        <w:separator/>
      </w:r>
    </w:p>
  </w:endnote>
  <w:endnote w:type="continuationSeparator" w:id="0">
    <w:p w14:paraId="772DC039" w14:textId="77777777" w:rsidR="00FB072F" w:rsidRDefault="00FB0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84D595E-FC99-024C-93CE-66442D69F564}"/>
  </w:font>
  <w:font w:name="Arial">
    <w:panose1 w:val="020B0604020202020204"/>
    <w:charset w:val="00"/>
    <w:family w:val="swiss"/>
    <w:pitch w:val="variable"/>
    <w:sig w:usb0="E0002EFF" w:usb1="C000785B" w:usb2="00000009" w:usb3="00000000" w:csb0="000001FF" w:csb1="00000000"/>
    <w:embedRegular r:id="rId2" w:fontKey="{86D31E17-7CCF-6742-BFBF-CA1798481737}"/>
    <w:embedBold r:id="rId3" w:fontKey="{BA09FAE2-61FC-DA4A-9A13-A52FE767AF6F}"/>
    <w:embedItalic r:id="rId4" w:fontKey="{E680DC4E-72FF-6B4B-A377-862F657FEEE4}"/>
  </w:font>
  <w:font w:name="Georgia">
    <w:panose1 w:val="02040502050405020303"/>
    <w:charset w:val="00"/>
    <w:family w:val="roman"/>
    <w:pitch w:val="variable"/>
    <w:sig w:usb0="00000287" w:usb1="00000000" w:usb2="00000000" w:usb3="00000000" w:csb0="0000009F" w:csb1="00000000"/>
    <w:embedItalic r:id="rId5" w:fontKey="{E90AD8F2-CF1F-8241-996E-312360CD131F}"/>
  </w:font>
  <w:font w:name="Calibri">
    <w:panose1 w:val="020F0502020204030204"/>
    <w:charset w:val="00"/>
    <w:family w:val="swiss"/>
    <w:pitch w:val="variable"/>
    <w:sig w:usb0="E0002AFF" w:usb1="C000247B" w:usb2="00000009" w:usb3="00000000" w:csb0="000001FF" w:csb1="00000000"/>
    <w:embedRegular r:id="rId6" w:fontKey="{91B9737A-BB2E-5C40-BE91-F3EC511C0EA1}"/>
  </w:font>
  <w:font w:name="Cambria">
    <w:panose1 w:val="02040503050406030204"/>
    <w:charset w:val="00"/>
    <w:family w:val="roman"/>
    <w:pitch w:val="variable"/>
    <w:sig w:usb0="E00002FF" w:usb1="400004FF" w:usb2="00000000" w:usb3="00000000" w:csb0="0000019F" w:csb1="00000000"/>
    <w:embedRegular r:id="rId7" w:fontKey="{0DC8083F-91E1-F344-9644-7EC9A1D132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39AE997A" w:rsidR="00A02281"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B0B86">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0B0B86">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876F" w14:textId="77777777" w:rsidR="00FB072F" w:rsidRDefault="00FB072F">
      <w:r>
        <w:separator/>
      </w:r>
    </w:p>
  </w:footnote>
  <w:footnote w:type="continuationSeparator" w:id="0">
    <w:p w14:paraId="58701E9E" w14:textId="77777777" w:rsidR="00FB072F" w:rsidRDefault="00FB0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7" w14:textId="77777777" w:rsidR="00A02281" w:rsidRDefault="00000000">
    <w:pPr>
      <w:pBdr>
        <w:bottom w:val="single" w:sz="4" w:space="4" w:color="C9D4E2"/>
      </w:pBdr>
      <w:tabs>
        <w:tab w:val="right" w:pos="9360"/>
      </w:tabs>
    </w:pPr>
    <w:r>
      <w:rPr>
        <w:color w:val="6B7280"/>
        <w:sz w:val="16"/>
        <w:szCs w:val="16"/>
      </w:rPr>
      <w:t>Project Proposal</w:t>
    </w:r>
    <w:r>
      <w:rPr>
        <w:color w:val="6B7280"/>
        <w:sz w:val="16"/>
        <w:szCs w:val="16"/>
      </w:rPr>
      <w:tab/>
      <w:t>BUSA 649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E01AC"/>
    <w:multiLevelType w:val="multilevel"/>
    <w:tmpl w:val="B19E8C38"/>
    <w:lvl w:ilvl="0">
      <w:start w:val="1"/>
      <w:numFmt w:val="bullet"/>
      <w:lvlText w:val="–"/>
      <w:lvlJc w:val="left"/>
      <w:pPr>
        <w:ind w:left="460" w:hanging="240"/>
      </w:pPr>
      <w:rPr>
        <w:color w:val="6B728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990865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oz Khan">
    <w15:presenceInfo w15:providerId="AD" w15:userId="S::feroz.khan@mail.mcgill.ca::d1a207b0-5251-49ad-92c6-2001f5a3c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81"/>
    <w:rsid w:val="000B0B86"/>
    <w:rsid w:val="0066063E"/>
    <w:rsid w:val="00754A57"/>
    <w:rsid w:val="009B64D8"/>
    <w:rsid w:val="00A02281"/>
    <w:rsid w:val="00BC5968"/>
    <w:rsid w:val="00C13AE7"/>
    <w:rsid w:val="00C4725D"/>
    <w:rsid w:val="00FB07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415C395"/>
  <w15:docId w15:val="{2476B964-21D5-DD44-9102-202A7915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90" w:after="50"/>
      <w:outlineLvl w:val="0"/>
    </w:pPr>
    <w:rPr>
      <w:b/>
      <w:bCs/>
      <w:color w:val="1B2A4A"/>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B0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AZ4zA/LmAn5G51BOkMjh4+j6w==">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Feroz Khan</cp:lastModifiedBy>
  <cp:revision>3</cp:revision>
  <cp:lastPrinted>2026-06-13T00:34:00Z</cp:lastPrinted>
  <dcterms:created xsi:type="dcterms:W3CDTF">2026-06-13T00:34:00Z</dcterms:created>
  <dcterms:modified xsi:type="dcterms:W3CDTF">2026-06-13T02:41:00Z</dcterms:modified>
</cp:coreProperties>
</file>